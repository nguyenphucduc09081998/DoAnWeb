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891" w:rsidRPr="00E36346" w:rsidRDefault="00E67891" w:rsidP="00E67891">
      <w:pPr>
        <w:rPr>
          <w:rFonts w:ascii="Times New Roman" w:hAnsi="Times New Roman" w:cs="Times New Roman"/>
          <w:sz w:val="26"/>
          <w:szCs w:val="26"/>
        </w:rPr>
      </w:pPr>
    </w:p>
    <w:p w:rsidR="00E67891" w:rsidRPr="00E36346" w:rsidRDefault="00E67891" w:rsidP="00E67891">
      <w:pPr>
        <w:spacing w:after="0"/>
        <w:jc w:val="center"/>
        <w:rPr>
          <w:rStyle w:val="fontstyle01"/>
          <w:rFonts w:ascii="Times New Roman" w:hAnsi="Times New Roman" w:cs="Times New Roman"/>
          <w:sz w:val="26"/>
          <w:szCs w:val="26"/>
        </w:rPr>
      </w:pPr>
      <w:r w:rsidRPr="00E36346">
        <w:rPr>
          <w:rStyle w:val="fontstyle01"/>
          <w:rFonts w:ascii="Times New Roman" w:hAnsi="Times New Roman" w:cs="Times New Roman"/>
          <w:sz w:val="26"/>
          <w:szCs w:val="26"/>
        </w:rPr>
        <w:t>ĐẠI HỌC QUỐC GIA TP. HỒ CHÍ MINH</w:t>
      </w:r>
      <w:r w:rsidRPr="00E36346">
        <w:rPr>
          <w:rFonts w:ascii="Times New Roman" w:hAnsi="Times New Roman" w:cs="Times New Roman"/>
          <w:b/>
          <w:bCs/>
          <w:color w:val="000000"/>
          <w:sz w:val="26"/>
          <w:szCs w:val="26"/>
        </w:rPr>
        <w:br/>
      </w:r>
      <w:r w:rsidRPr="00E36346">
        <w:rPr>
          <w:rStyle w:val="fontstyle01"/>
          <w:rFonts w:ascii="Times New Roman" w:hAnsi="Times New Roman" w:cs="Times New Roman"/>
          <w:sz w:val="26"/>
          <w:szCs w:val="26"/>
        </w:rPr>
        <w:t>TRƯỜNG ĐẠI HỌC CÔNG NGHỆ THÔNG TIN</w:t>
      </w:r>
    </w:p>
    <w:p w:rsidR="00E67891" w:rsidRPr="00E36346" w:rsidRDefault="00E67891" w:rsidP="00E67891">
      <w:pPr>
        <w:spacing w:after="100" w:afterAutospacing="1"/>
        <w:jc w:val="center"/>
        <w:rPr>
          <w:rFonts w:ascii="Times New Roman" w:hAnsi="Times New Roman" w:cs="Times New Roman"/>
          <w:b/>
          <w:bCs/>
          <w:color w:val="000000"/>
          <w:sz w:val="26"/>
          <w:szCs w:val="26"/>
        </w:rPr>
      </w:pPr>
      <w:r w:rsidRPr="00E36346">
        <w:rPr>
          <w:rStyle w:val="fontstyle01"/>
          <w:rFonts w:ascii="Times New Roman" w:hAnsi="Times New Roman" w:cs="Times New Roman"/>
          <w:sz w:val="26"/>
          <w:szCs w:val="26"/>
        </w:rPr>
        <w:t>KHOA CÔNG NGHỆ PHẦN MỀM</w:t>
      </w:r>
    </w:p>
    <w:p w:rsidR="00E67891" w:rsidRPr="00E36346" w:rsidRDefault="00E67891" w:rsidP="00E67891">
      <w:pPr>
        <w:spacing w:after="100" w:afterAutospacing="1"/>
        <w:jc w:val="center"/>
        <w:rPr>
          <w:rStyle w:val="fontstyle01"/>
          <w:rFonts w:ascii="Times New Roman" w:hAnsi="Times New Roman" w:cs="Times New Roman"/>
          <w:sz w:val="26"/>
          <w:szCs w:val="26"/>
        </w:rPr>
      </w:pPr>
      <w:r w:rsidRPr="00E36346">
        <w:rPr>
          <w:rStyle w:val="fontstyle01"/>
          <w:rFonts w:ascii="Times New Roman" w:hAnsi="Times New Roman" w:cs="Times New Roman"/>
          <w:sz w:val="26"/>
          <w:szCs w:val="26"/>
        </w:rPr>
        <w:sym w:font="Wingdings 2" w:char="F0F2"/>
      </w:r>
      <w:r w:rsidRPr="00E36346">
        <w:rPr>
          <w:rStyle w:val="fontstyle01"/>
          <w:rFonts w:ascii="Times New Roman" w:hAnsi="Times New Roman" w:cs="Times New Roman"/>
          <w:sz w:val="26"/>
          <w:szCs w:val="26"/>
        </w:rPr>
        <w:sym w:font="Wingdings 2" w:char="F0F2"/>
      </w:r>
      <w:r w:rsidRPr="00E36346">
        <w:rPr>
          <w:rStyle w:val="fontstyle01"/>
          <w:rFonts w:ascii="Times New Roman" w:hAnsi="Times New Roman" w:cs="Times New Roman"/>
          <w:sz w:val="26"/>
          <w:szCs w:val="26"/>
        </w:rPr>
        <w:sym w:font="Wingdings 2" w:char="F0F2"/>
      </w:r>
      <w:r w:rsidRPr="00E36346">
        <w:rPr>
          <w:rStyle w:val="fontstyle01"/>
          <w:rFonts w:ascii="Times New Roman" w:hAnsi="Times New Roman" w:cs="Times New Roman"/>
          <w:sz w:val="26"/>
          <w:szCs w:val="26"/>
        </w:rPr>
        <w:sym w:font="Wingdings 2" w:char="F0F2"/>
      </w:r>
      <w:r w:rsidRPr="00E36346">
        <w:rPr>
          <w:rStyle w:val="fontstyle01"/>
          <w:rFonts w:ascii="Times New Roman" w:hAnsi="Times New Roman" w:cs="Times New Roman"/>
          <w:sz w:val="26"/>
          <w:szCs w:val="26"/>
        </w:rPr>
        <w:sym w:font="Wingdings 2" w:char="F0F2"/>
      </w:r>
    </w:p>
    <w:p w:rsidR="00E67891" w:rsidRPr="00E36346" w:rsidRDefault="00E67891" w:rsidP="00E67891">
      <w:pPr>
        <w:spacing w:after="0"/>
        <w:jc w:val="cente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1A00FE23" wp14:editId="332254E4">
                <wp:simplePos x="0" y="0"/>
                <wp:positionH relativeFrom="column">
                  <wp:posOffset>875030</wp:posOffset>
                </wp:positionH>
                <wp:positionV relativeFrom="paragraph">
                  <wp:posOffset>96520</wp:posOffset>
                </wp:positionV>
                <wp:extent cx="3997960" cy="3190240"/>
                <wp:effectExtent l="0" t="0" r="254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7960" cy="3190240"/>
                        </a:xfrm>
                        <a:prstGeom prst="rect">
                          <a:avLst/>
                        </a:prstGeom>
                        <a:solidFill>
                          <a:srgbClr val="FFFFFF"/>
                        </a:solidFill>
                        <a:ln w="9525">
                          <a:noFill/>
                          <a:miter lim="800000"/>
                          <a:headEnd/>
                          <a:tailEnd/>
                        </a:ln>
                      </wps:spPr>
                      <wps:txbx>
                        <w:txbxContent>
                          <w:p w:rsidR="00CB3E49" w:rsidRDefault="00CB3E49" w:rsidP="00E67891">
                            <w:r>
                              <w:rPr>
                                <w:noProof/>
                              </w:rPr>
                              <w:drawing>
                                <wp:inline distT="0" distB="0" distL="0" distR="0" wp14:anchorId="05CDF75E" wp14:editId="49977377">
                                  <wp:extent cx="3667328" cy="29375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86850" cy="29531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00FE23" id="_x0000_t202" coordsize="21600,21600" o:spt="202" path="m,l,21600r21600,l21600,xe">
                <v:stroke joinstyle="miter"/>
                <v:path gradientshapeok="t" o:connecttype="rect"/>
              </v:shapetype>
              <v:shape id="Text Box 2" o:spid="_x0000_s1026" type="#_x0000_t202" style="position:absolute;left:0;text-align:left;margin-left:68.9pt;margin-top:7.6pt;width:314.8pt;height:25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" stroked="f">
                <v:textbox>
                  <w:txbxContent>
                    <w:p w:rsidR="00CB3E49" w:rsidRDefault="00CB3E49" w:rsidP="00E67891">
                      <w:r>
                        <w:rPr>
                          <w:noProof/>
                        </w:rPr>
                        <w:drawing>
                          <wp:inline distT="0" distB="0" distL="0" distR="0" wp14:anchorId="05CDF75E" wp14:editId="49977377">
                            <wp:extent cx="3667328" cy="29375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86850" cy="2953147"/>
                                    </a:xfrm>
                                    <a:prstGeom prst="rect">
                                      <a:avLst/>
                                    </a:prstGeom>
                                  </pic:spPr>
                                </pic:pic>
                              </a:graphicData>
                            </a:graphic>
                          </wp:inline>
                        </w:drawing>
                      </w:r>
                    </w:p>
                  </w:txbxContent>
                </v:textbox>
                <w10:wrap type="square"/>
              </v:shape>
            </w:pict>
          </mc:Fallback>
        </mc:AlternateContent>
      </w: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sz w:val="26"/>
          <w:szCs w:val="26"/>
        </w:rPr>
      </w:pPr>
    </w:p>
    <w:p w:rsidR="00E67891" w:rsidRPr="00E36346" w:rsidRDefault="00E67891" w:rsidP="00E67891">
      <w:pPr>
        <w:spacing w:after="0"/>
        <w:jc w:val="center"/>
        <w:rPr>
          <w:rFonts w:ascii="Times New Roman" w:hAnsi="Times New Roman" w:cs="Times New Roman"/>
          <w:b/>
          <w:i/>
          <w:sz w:val="26"/>
          <w:szCs w:val="26"/>
        </w:rPr>
      </w:pPr>
    </w:p>
    <w:p w:rsidR="00E67891" w:rsidRPr="00E36346" w:rsidRDefault="00E67891" w:rsidP="00E67891">
      <w:pPr>
        <w:spacing w:after="0"/>
        <w:jc w:val="center"/>
        <w:rPr>
          <w:rFonts w:ascii="Times New Roman" w:hAnsi="Times New Roman" w:cs="Times New Roman"/>
          <w:b/>
          <w:i/>
          <w:sz w:val="26"/>
          <w:szCs w:val="26"/>
        </w:rPr>
      </w:pPr>
      <w:r w:rsidRPr="00E36346">
        <w:rPr>
          <w:rFonts w:ascii="Times New Roman" w:hAnsi="Times New Roman" w:cs="Times New Roman"/>
          <w:b/>
          <w:i/>
          <w:sz w:val="26"/>
          <w:szCs w:val="26"/>
        </w:rPr>
        <w:t xml:space="preserve">BÁO CÁO ĐỒ ÁN MÔN HỌC </w:t>
      </w:r>
    </w:p>
    <w:p w:rsidR="00E67891" w:rsidRPr="00E36346" w:rsidRDefault="00E67891" w:rsidP="00E67891">
      <w:pPr>
        <w:jc w:val="center"/>
        <w:rPr>
          <w:rFonts w:ascii="Times New Roman" w:hAnsi="Times New Roman" w:cs="Times New Roman"/>
          <w:b/>
          <w:i/>
          <w:sz w:val="26"/>
          <w:szCs w:val="26"/>
        </w:rPr>
      </w:pPr>
      <w:r w:rsidRPr="00E36346">
        <w:rPr>
          <w:rFonts w:ascii="Times New Roman" w:hAnsi="Times New Roman" w:cs="Times New Roman"/>
          <w:b/>
          <w:i/>
          <w:sz w:val="26"/>
          <w:szCs w:val="26"/>
        </w:rPr>
        <w:t>Công Nghệ Web và Ứng Dụng</w:t>
      </w:r>
    </w:p>
    <w:p w:rsidR="00E67891" w:rsidRPr="00E36346" w:rsidRDefault="00E67891" w:rsidP="00E67891">
      <w:pPr>
        <w:jc w:val="center"/>
        <w:rPr>
          <w:rFonts w:ascii="Times New Roman" w:hAnsi="Times New Roman" w:cs="Times New Roman"/>
          <w:b/>
          <w:sz w:val="26"/>
          <w:szCs w:val="26"/>
        </w:rPr>
      </w:pPr>
      <w:r w:rsidRPr="00E36346">
        <w:rPr>
          <w:rFonts w:ascii="Times New Roman" w:hAnsi="Times New Roman" w:cs="Times New Roman"/>
          <w:b/>
          <w:sz w:val="26"/>
          <w:szCs w:val="26"/>
        </w:rPr>
        <w:t>ĐỀ TÀI Tìm Kiếm Công Việc</w:t>
      </w:r>
    </w:p>
    <w:p w:rsidR="00E67891" w:rsidRPr="00E36346" w:rsidRDefault="00E67891" w:rsidP="00E67891">
      <w:pPr>
        <w:spacing w:after="0"/>
        <w:rPr>
          <w:rFonts w:ascii="Times New Roman" w:hAnsi="Times New Roman" w:cs="Times New Roman"/>
          <w:color w:val="000000"/>
          <w:sz w:val="26"/>
          <w:szCs w:val="26"/>
        </w:rPr>
      </w:pPr>
      <w:r w:rsidRPr="00E36346">
        <w:rPr>
          <w:rFonts w:ascii="Times New Roman" w:hAnsi="Times New Roman" w:cs="Times New Roman"/>
          <w:i/>
          <w:color w:val="000000"/>
          <w:sz w:val="26"/>
          <w:szCs w:val="26"/>
        </w:rPr>
        <w:t>Giảng viên hướng dẫn:</w:t>
      </w:r>
      <w:r w:rsidRPr="00E36346">
        <w:rPr>
          <w:rFonts w:ascii="Times New Roman" w:hAnsi="Times New Roman" w:cs="Times New Roman"/>
          <w:color w:val="000000"/>
          <w:sz w:val="26"/>
          <w:szCs w:val="26"/>
        </w:rPr>
        <w:t xml:space="preserve"> </w:t>
      </w:r>
      <w:ins w:id="0" w:author="User" w:date="2018-07-01T11:17:00Z">
        <w:r w:rsidRPr="00E36346">
          <w:rPr>
            <w:rFonts w:ascii="Times New Roman" w:hAnsi="Times New Roman" w:cs="Times New Roman"/>
            <w:color w:val="000000"/>
            <w:sz w:val="26"/>
            <w:szCs w:val="26"/>
          </w:rPr>
          <w:t xml:space="preserve"> </w:t>
        </w:r>
      </w:ins>
      <w:r w:rsidRPr="00E36346">
        <w:rPr>
          <w:rFonts w:ascii="Times New Roman" w:hAnsi="Times New Roman" w:cs="Times New Roman"/>
          <w:color w:val="000000"/>
          <w:sz w:val="26"/>
          <w:szCs w:val="26"/>
        </w:rPr>
        <w:t>Ths.</w:t>
      </w:r>
      <w:ins w:id="1" w:author="User" w:date="2018-07-01T11:17:00Z">
        <w:r w:rsidRPr="00E36346">
          <w:rPr>
            <w:rFonts w:ascii="Times New Roman" w:hAnsi="Times New Roman" w:cs="Times New Roman"/>
            <w:color w:val="000000"/>
            <w:sz w:val="26"/>
            <w:szCs w:val="26"/>
          </w:rPr>
          <w:t xml:space="preserve"> </w:t>
        </w:r>
      </w:ins>
      <w:r w:rsidRPr="00E36346">
        <w:rPr>
          <w:rFonts w:ascii="Times New Roman" w:hAnsi="Times New Roman" w:cs="Times New Roman"/>
          <w:color w:val="000000"/>
          <w:sz w:val="26"/>
          <w:szCs w:val="26"/>
        </w:rPr>
        <w:t>Trần Anh Dũng</w:t>
      </w:r>
    </w:p>
    <w:p w:rsidR="00E67891" w:rsidRPr="00E36346" w:rsidRDefault="00E67891" w:rsidP="00E67891">
      <w:pPr>
        <w:spacing w:after="0"/>
        <w:rPr>
          <w:rFonts w:ascii="Times New Roman" w:hAnsi="Times New Roman" w:cs="Times New Roman"/>
          <w:color w:val="000000"/>
          <w:sz w:val="26"/>
          <w:szCs w:val="26"/>
        </w:rPr>
      </w:pPr>
      <w:r w:rsidRPr="00E36346">
        <w:rPr>
          <w:rFonts w:ascii="Times New Roman" w:hAnsi="Times New Roman" w:cs="Times New Roman"/>
          <w:color w:val="000000"/>
          <w:sz w:val="26"/>
          <w:szCs w:val="26"/>
        </w:rPr>
        <w:tab/>
      </w:r>
      <w:r w:rsidRPr="00E36346">
        <w:rPr>
          <w:rFonts w:ascii="Times New Roman" w:hAnsi="Times New Roman" w:cs="Times New Roman"/>
          <w:color w:val="000000"/>
          <w:sz w:val="26"/>
          <w:szCs w:val="26"/>
        </w:rPr>
        <w:tab/>
      </w:r>
      <w:r w:rsidRPr="00E36346">
        <w:rPr>
          <w:rFonts w:ascii="Times New Roman" w:hAnsi="Times New Roman" w:cs="Times New Roman"/>
          <w:color w:val="000000"/>
          <w:sz w:val="26"/>
          <w:szCs w:val="26"/>
        </w:rPr>
        <w:tab/>
      </w:r>
      <w:r w:rsidRPr="00E36346">
        <w:rPr>
          <w:rFonts w:ascii="Times New Roman" w:hAnsi="Times New Roman" w:cs="Times New Roman"/>
          <w:color w:val="000000"/>
          <w:sz w:val="26"/>
          <w:szCs w:val="26"/>
        </w:rPr>
        <w:tab/>
        <w:t xml:space="preserve"> </w:t>
      </w:r>
    </w:p>
    <w:p w:rsidR="00E67891" w:rsidRPr="00E36346" w:rsidRDefault="00E67891" w:rsidP="00E67891">
      <w:pPr>
        <w:spacing w:after="0"/>
        <w:ind w:left="1170" w:hanging="1170"/>
        <w:rPr>
          <w:rFonts w:ascii="Times New Roman" w:hAnsi="Times New Roman" w:cs="Times New Roman"/>
          <w:color w:val="000000"/>
          <w:sz w:val="26"/>
          <w:szCs w:val="26"/>
        </w:rPr>
      </w:pPr>
      <w:r w:rsidRPr="00E36346">
        <w:rPr>
          <w:rFonts w:ascii="Times New Roman" w:hAnsi="Times New Roman" w:cs="Times New Roman"/>
          <w:i/>
          <w:color w:val="000000"/>
          <w:sz w:val="26"/>
          <w:szCs w:val="26"/>
        </w:rPr>
        <w:t>Nhóm sinh viên thực hiện:</w:t>
      </w:r>
      <w:r w:rsidRPr="00E36346">
        <w:rPr>
          <w:rFonts w:ascii="Times New Roman" w:hAnsi="Times New Roman" w:cs="Times New Roman"/>
          <w:color w:val="000000"/>
          <w:sz w:val="26"/>
          <w:szCs w:val="26"/>
        </w:rPr>
        <w:br/>
        <w:t xml:space="preserve">1. Lê Minh Hiếu - 16520390 </w:t>
      </w:r>
      <w:r w:rsidRPr="00E36346">
        <w:rPr>
          <w:rFonts w:ascii="Times New Roman" w:hAnsi="Times New Roman" w:cs="Times New Roman"/>
          <w:color w:val="000000"/>
          <w:sz w:val="26"/>
          <w:szCs w:val="26"/>
        </w:rPr>
        <w:br/>
        <w:t xml:space="preserve">2. Nguyễn Phúc Đức - 16520243 </w:t>
      </w:r>
    </w:p>
    <w:p w:rsidR="007E1D66" w:rsidRPr="00E36346" w:rsidRDefault="007E1D66">
      <w:pPr>
        <w:rPr>
          <w:rFonts w:ascii="Times New Roman" w:hAnsi="Times New Roman" w:cs="Times New Roman"/>
          <w:i/>
          <w:color w:val="000000"/>
          <w:sz w:val="26"/>
          <w:szCs w:val="26"/>
        </w:rPr>
      </w:pPr>
      <w:r w:rsidRPr="00E36346">
        <w:rPr>
          <w:rFonts w:ascii="Times New Roman" w:hAnsi="Times New Roman" w:cs="Times New Roman"/>
          <w:i/>
          <w:color w:val="000000"/>
          <w:sz w:val="26"/>
          <w:szCs w:val="26"/>
        </w:rPr>
        <w:br w:type="page"/>
      </w:r>
    </w:p>
    <w:p w:rsidR="007E1D66" w:rsidRPr="00E36346" w:rsidRDefault="007E1D66" w:rsidP="00BA1D5B">
      <w:pPr>
        <w:spacing w:after="0"/>
        <w:ind w:left="1170" w:hanging="1170"/>
        <w:jc w:val="center"/>
        <w:rPr>
          <w:rFonts w:ascii="Times New Roman" w:hAnsi="Times New Roman" w:cs="Times New Roman"/>
          <w:b/>
          <w:bCs/>
          <w:color w:val="000000"/>
          <w:sz w:val="26"/>
          <w:szCs w:val="26"/>
        </w:rPr>
      </w:pPr>
      <w:r w:rsidRPr="00E36346">
        <w:rPr>
          <w:rFonts w:ascii="Times New Roman" w:hAnsi="Times New Roman" w:cs="Times New Roman"/>
          <w:b/>
          <w:bCs/>
          <w:color w:val="000000"/>
          <w:sz w:val="26"/>
          <w:szCs w:val="26"/>
        </w:rPr>
        <w:lastRenderedPageBreak/>
        <w:t>NHẬN XÉT CỦA GIÁO VIÊN HƯỚNG DẪN</w:t>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7E1D66" w:rsidRPr="00E36346" w:rsidRDefault="007E1D66" w:rsidP="007E1D66">
      <w:pPr>
        <w:tabs>
          <w:tab w:val="left" w:leader="dot" w:pos="9180"/>
        </w:tabs>
        <w:spacing w:after="0" w:line="360" w:lineRule="auto"/>
        <w:rPr>
          <w:rFonts w:ascii="Times New Roman" w:hAnsi="Times New Roman" w:cs="Times New Roman"/>
          <w:bCs/>
          <w:color w:val="000000"/>
          <w:sz w:val="26"/>
          <w:szCs w:val="26"/>
        </w:rPr>
      </w:pPr>
      <w:r w:rsidRPr="00E36346">
        <w:rPr>
          <w:rFonts w:ascii="Times New Roman" w:hAnsi="Times New Roman" w:cs="Times New Roman"/>
          <w:bCs/>
          <w:color w:val="000000"/>
          <w:sz w:val="26"/>
          <w:szCs w:val="26"/>
        </w:rPr>
        <w:tab/>
      </w:r>
    </w:p>
    <w:p w:rsidR="00BA1D5B" w:rsidRPr="00E36346" w:rsidRDefault="007E1D66" w:rsidP="00BA1D5B">
      <w:pPr>
        <w:tabs>
          <w:tab w:val="left" w:leader="dot" w:pos="9180"/>
        </w:tabs>
        <w:spacing w:after="0" w:line="360" w:lineRule="auto"/>
        <w:rPr>
          <w:rFonts w:ascii="Times New Roman" w:hAnsi="Times New Roman" w:cs="Times New Roman"/>
          <w:sz w:val="26"/>
          <w:szCs w:val="26"/>
        </w:rPr>
      </w:pPr>
      <w:r w:rsidRPr="00E36346">
        <w:rPr>
          <w:rFonts w:ascii="Times New Roman" w:hAnsi="Times New Roman" w:cs="Times New Roman"/>
          <w:bCs/>
          <w:color w:val="000000"/>
          <w:sz w:val="26"/>
          <w:szCs w:val="26"/>
        </w:rPr>
        <w:tab/>
      </w:r>
      <w:r w:rsidR="00BA1D5B" w:rsidRPr="00E36346">
        <w:rPr>
          <w:rFonts w:ascii="Times New Roman" w:hAnsi="Times New Roman" w:cs="Times New Roman"/>
          <w:sz w:val="26"/>
          <w:szCs w:val="26"/>
        </w:rPr>
        <w:br w:type="page"/>
      </w:r>
    </w:p>
    <w:sdt>
      <w:sdtPr>
        <w:rPr>
          <w:rFonts w:ascii="Times New Roman" w:hAnsi="Times New Roman" w:cs="Times New Roman"/>
          <w:sz w:val="26"/>
          <w:szCs w:val="26"/>
        </w:rPr>
        <w:id w:val="1207601251"/>
        <w:docPartObj>
          <w:docPartGallery w:val="Table of Contents"/>
          <w:docPartUnique/>
        </w:docPartObj>
      </w:sdtPr>
      <w:sdtEndPr>
        <w:rPr>
          <w:b/>
          <w:bCs/>
          <w:noProof/>
        </w:rPr>
      </w:sdtEndPr>
      <w:sdtContent>
        <w:p w:rsidR="00BA1D5B" w:rsidRPr="00E36346" w:rsidRDefault="00C46749" w:rsidP="00C46749">
          <w:pPr>
            <w:jc w:val="center"/>
            <w:rPr>
              <w:rStyle w:val="Heading1Char"/>
              <w:rFonts w:ascii="Times New Roman" w:hAnsi="Times New Roman" w:cs="Times New Roman"/>
              <w:sz w:val="26"/>
              <w:szCs w:val="26"/>
            </w:rPr>
          </w:pPr>
          <w:r w:rsidRPr="00E36346">
            <w:rPr>
              <w:rStyle w:val="Heading1Char"/>
              <w:rFonts w:ascii="Times New Roman" w:hAnsi="Times New Roman" w:cs="Times New Roman"/>
              <w:sz w:val="26"/>
              <w:szCs w:val="26"/>
            </w:rPr>
            <w:t>Mục lục</w:t>
          </w:r>
        </w:p>
        <w:p w:rsidR="001973B6" w:rsidRDefault="00BA1D5B">
          <w:pPr>
            <w:pStyle w:val="TOC1"/>
            <w:tabs>
              <w:tab w:val="right" w:leader="dot" w:pos="9350"/>
            </w:tabs>
            <w:rPr>
              <w:rFonts w:eastAsiaTheme="minorEastAsia"/>
              <w:noProof/>
            </w:rPr>
          </w:pPr>
          <w:r w:rsidRPr="00E36346">
            <w:rPr>
              <w:rFonts w:ascii="Times New Roman" w:hAnsi="Times New Roman" w:cs="Times New Roman"/>
              <w:sz w:val="26"/>
              <w:szCs w:val="26"/>
            </w:rPr>
            <w:fldChar w:fldCharType="begin"/>
          </w:r>
          <w:r w:rsidRPr="00E36346">
            <w:rPr>
              <w:rFonts w:ascii="Times New Roman" w:hAnsi="Times New Roman" w:cs="Times New Roman"/>
              <w:sz w:val="26"/>
              <w:szCs w:val="26"/>
            </w:rPr>
            <w:instrText xml:space="preserve"> TOC \o "1-3" \h \z \u </w:instrText>
          </w:r>
          <w:r w:rsidRPr="00E36346">
            <w:rPr>
              <w:rFonts w:ascii="Times New Roman" w:hAnsi="Times New Roman" w:cs="Times New Roman"/>
              <w:sz w:val="26"/>
              <w:szCs w:val="26"/>
            </w:rPr>
            <w:fldChar w:fldCharType="separate"/>
          </w:r>
          <w:hyperlink w:anchor="_Toc533076744" w:history="1">
            <w:r w:rsidR="001973B6" w:rsidRPr="00D47ACD">
              <w:rPr>
                <w:rStyle w:val="Hyperlink"/>
                <w:rFonts w:ascii="Times New Roman" w:hAnsi="Times New Roman" w:cs="Times New Roman"/>
                <w:noProof/>
              </w:rPr>
              <w:t>Chương I: Tổng Quan</w:t>
            </w:r>
            <w:r w:rsidR="001973B6">
              <w:rPr>
                <w:noProof/>
                <w:webHidden/>
              </w:rPr>
              <w:tab/>
            </w:r>
            <w:r w:rsidR="001973B6">
              <w:rPr>
                <w:noProof/>
                <w:webHidden/>
              </w:rPr>
              <w:fldChar w:fldCharType="begin"/>
            </w:r>
            <w:r w:rsidR="001973B6">
              <w:rPr>
                <w:noProof/>
                <w:webHidden/>
              </w:rPr>
              <w:instrText xml:space="preserve"> PAGEREF _Toc533076744 \h </w:instrText>
            </w:r>
            <w:r w:rsidR="001973B6">
              <w:rPr>
                <w:noProof/>
                <w:webHidden/>
              </w:rPr>
            </w:r>
            <w:r w:rsidR="001973B6">
              <w:rPr>
                <w:noProof/>
                <w:webHidden/>
              </w:rPr>
              <w:fldChar w:fldCharType="separate"/>
            </w:r>
            <w:r w:rsidR="001973B6">
              <w:rPr>
                <w:noProof/>
                <w:webHidden/>
              </w:rPr>
              <w:t>4</w:t>
            </w:r>
            <w:r w:rsidR="001973B6">
              <w:rPr>
                <w:noProof/>
                <w:webHidden/>
              </w:rPr>
              <w:fldChar w:fldCharType="end"/>
            </w:r>
          </w:hyperlink>
        </w:p>
        <w:p w:rsidR="001973B6" w:rsidRDefault="001973B6">
          <w:pPr>
            <w:pStyle w:val="TOC2"/>
            <w:tabs>
              <w:tab w:val="right" w:leader="dot" w:pos="9350"/>
            </w:tabs>
            <w:rPr>
              <w:rFonts w:eastAsiaTheme="minorEastAsia"/>
              <w:noProof/>
            </w:rPr>
          </w:pPr>
          <w:hyperlink w:anchor="_Toc533076745" w:history="1">
            <w:r w:rsidRPr="00D47ACD">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_Toc533076745 \h </w:instrText>
            </w:r>
            <w:r>
              <w:rPr>
                <w:noProof/>
                <w:webHidden/>
              </w:rPr>
            </w:r>
            <w:r>
              <w:rPr>
                <w:noProof/>
                <w:webHidden/>
              </w:rPr>
              <w:fldChar w:fldCharType="separate"/>
            </w:r>
            <w:r>
              <w:rPr>
                <w:noProof/>
                <w:webHidden/>
              </w:rPr>
              <w:t>4</w:t>
            </w:r>
            <w:r>
              <w:rPr>
                <w:noProof/>
                <w:webHidden/>
              </w:rPr>
              <w:fldChar w:fldCharType="end"/>
            </w:r>
          </w:hyperlink>
        </w:p>
        <w:p w:rsidR="001973B6" w:rsidRDefault="001973B6">
          <w:pPr>
            <w:pStyle w:val="TOC2"/>
            <w:tabs>
              <w:tab w:val="right" w:leader="dot" w:pos="9350"/>
            </w:tabs>
            <w:rPr>
              <w:rFonts w:eastAsiaTheme="minorEastAsia"/>
              <w:noProof/>
            </w:rPr>
          </w:pPr>
          <w:hyperlink w:anchor="_Toc533076746" w:history="1">
            <w:r w:rsidRPr="00D47ACD">
              <w:rPr>
                <w:rStyle w:val="Hyperlink"/>
                <w:rFonts w:ascii="Times New Roman" w:hAnsi="Times New Roman" w:cs="Times New Roman"/>
                <w:noProof/>
              </w:rPr>
              <w:t>Giới thiệu để tài</w:t>
            </w:r>
            <w:r>
              <w:rPr>
                <w:noProof/>
                <w:webHidden/>
              </w:rPr>
              <w:tab/>
            </w:r>
            <w:r>
              <w:rPr>
                <w:noProof/>
                <w:webHidden/>
              </w:rPr>
              <w:fldChar w:fldCharType="begin"/>
            </w:r>
            <w:r>
              <w:rPr>
                <w:noProof/>
                <w:webHidden/>
              </w:rPr>
              <w:instrText xml:space="preserve"> PAGEREF _Toc533076746 \h </w:instrText>
            </w:r>
            <w:r>
              <w:rPr>
                <w:noProof/>
                <w:webHidden/>
              </w:rPr>
            </w:r>
            <w:r>
              <w:rPr>
                <w:noProof/>
                <w:webHidden/>
              </w:rPr>
              <w:fldChar w:fldCharType="separate"/>
            </w:r>
            <w:r>
              <w:rPr>
                <w:noProof/>
                <w:webHidden/>
              </w:rPr>
              <w:t>4</w:t>
            </w:r>
            <w:r>
              <w:rPr>
                <w:noProof/>
                <w:webHidden/>
              </w:rPr>
              <w:fldChar w:fldCharType="end"/>
            </w:r>
          </w:hyperlink>
        </w:p>
        <w:p w:rsidR="001973B6" w:rsidRDefault="001973B6">
          <w:pPr>
            <w:pStyle w:val="TOC1"/>
            <w:tabs>
              <w:tab w:val="right" w:leader="dot" w:pos="9350"/>
            </w:tabs>
            <w:rPr>
              <w:rFonts w:eastAsiaTheme="minorEastAsia"/>
              <w:noProof/>
            </w:rPr>
          </w:pPr>
          <w:hyperlink w:anchor="_Toc533076747" w:history="1">
            <w:r w:rsidRPr="00D47ACD">
              <w:rPr>
                <w:rStyle w:val="Hyperlink"/>
                <w:rFonts w:ascii="Times New Roman" w:hAnsi="Times New Roman" w:cs="Times New Roman"/>
                <w:noProof/>
              </w:rPr>
              <w:t>Chương II:Giới Thiệu Trang Web</w:t>
            </w:r>
            <w:r>
              <w:rPr>
                <w:noProof/>
                <w:webHidden/>
              </w:rPr>
              <w:tab/>
            </w:r>
            <w:r>
              <w:rPr>
                <w:noProof/>
                <w:webHidden/>
              </w:rPr>
              <w:fldChar w:fldCharType="begin"/>
            </w:r>
            <w:r>
              <w:rPr>
                <w:noProof/>
                <w:webHidden/>
              </w:rPr>
              <w:instrText xml:space="preserve"> PAGEREF _Toc533076747 \h </w:instrText>
            </w:r>
            <w:r>
              <w:rPr>
                <w:noProof/>
                <w:webHidden/>
              </w:rPr>
            </w:r>
            <w:r>
              <w:rPr>
                <w:noProof/>
                <w:webHidden/>
              </w:rPr>
              <w:fldChar w:fldCharType="separate"/>
            </w:r>
            <w:r>
              <w:rPr>
                <w:noProof/>
                <w:webHidden/>
              </w:rPr>
              <w:t>5</w:t>
            </w:r>
            <w:r>
              <w:rPr>
                <w:noProof/>
                <w:webHidden/>
              </w:rPr>
              <w:fldChar w:fldCharType="end"/>
            </w:r>
          </w:hyperlink>
        </w:p>
        <w:p w:rsidR="001973B6" w:rsidRDefault="001973B6">
          <w:pPr>
            <w:pStyle w:val="TOC2"/>
            <w:tabs>
              <w:tab w:val="right" w:leader="dot" w:pos="9350"/>
            </w:tabs>
            <w:rPr>
              <w:rFonts w:eastAsiaTheme="minorEastAsia"/>
              <w:noProof/>
            </w:rPr>
          </w:pPr>
          <w:hyperlink w:anchor="_Toc533076748" w:history="1">
            <w:r w:rsidRPr="00D47ACD">
              <w:rPr>
                <w:rStyle w:val="Hyperlink"/>
                <w:rFonts w:ascii="Times New Roman" w:hAnsi="Times New Roman" w:cs="Times New Roman"/>
                <w:noProof/>
              </w:rPr>
              <w:t>Mục tiêu đề tài.</w:t>
            </w:r>
            <w:r>
              <w:rPr>
                <w:noProof/>
                <w:webHidden/>
              </w:rPr>
              <w:tab/>
            </w:r>
            <w:r>
              <w:rPr>
                <w:noProof/>
                <w:webHidden/>
              </w:rPr>
              <w:fldChar w:fldCharType="begin"/>
            </w:r>
            <w:r>
              <w:rPr>
                <w:noProof/>
                <w:webHidden/>
              </w:rPr>
              <w:instrText xml:space="preserve"> PAGEREF _Toc533076748 \h </w:instrText>
            </w:r>
            <w:r>
              <w:rPr>
                <w:noProof/>
                <w:webHidden/>
              </w:rPr>
            </w:r>
            <w:r>
              <w:rPr>
                <w:noProof/>
                <w:webHidden/>
              </w:rPr>
              <w:fldChar w:fldCharType="separate"/>
            </w:r>
            <w:r>
              <w:rPr>
                <w:noProof/>
                <w:webHidden/>
              </w:rPr>
              <w:t>5</w:t>
            </w:r>
            <w:r>
              <w:rPr>
                <w:noProof/>
                <w:webHidden/>
              </w:rPr>
              <w:fldChar w:fldCharType="end"/>
            </w:r>
          </w:hyperlink>
        </w:p>
        <w:p w:rsidR="001973B6" w:rsidRDefault="001973B6">
          <w:pPr>
            <w:pStyle w:val="TOC2"/>
            <w:tabs>
              <w:tab w:val="right" w:leader="dot" w:pos="9350"/>
            </w:tabs>
            <w:rPr>
              <w:rFonts w:eastAsiaTheme="minorEastAsia"/>
              <w:noProof/>
            </w:rPr>
          </w:pPr>
          <w:hyperlink w:anchor="_Toc533076749" w:history="1">
            <w:r w:rsidRPr="00D47ACD">
              <w:rPr>
                <w:rStyle w:val="Hyperlink"/>
                <w:rFonts w:ascii="Times New Roman" w:hAnsi="Times New Roman" w:cs="Times New Roman"/>
                <w:noProof/>
              </w:rPr>
              <w:t>Đối Tượng Hướng Đến.</w:t>
            </w:r>
            <w:r>
              <w:rPr>
                <w:noProof/>
                <w:webHidden/>
              </w:rPr>
              <w:tab/>
            </w:r>
            <w:r>
              <w:rPr>
                <w:noProof/>
                <w:webHidden/>
              </w:rPr>
              <w:fldChar w:fldCharType="begin"/>
            </w:r>
            <w:r>
              <w:rPr>
                <w:noProof/>
                <w:webHidden/>
              </w:rPr>
              <w:instrText xml:space="preserve"> PAGEREF _Toc533076749 \h </w:instrText>
            </w:r>
            <w:r>
              <w:rPr>
                <w:noProof/>
                <w:webHidden/>
              </w:rPr>
            </w:r>
            <w:r>
              <w:rPr>
                <w:noProof/>
                <w:webHidden/>
              </w:rPr>
              <w:fldChar w:fldCharType="separate"/>
            </w:r>
            <w:r>
              <w:rPr>
                <w:noProof/>
                <w:webHidden/>
              </w:rPr>
              <w:t>5</w:t>
            </w:r>
            <w:r>
              <w:rPr>
                <w:noProof/>
                <w:webHidden/>
              </w:rPr>
              <w:fldChar w:fldCharType="end"/>
            </w:r>
          </w:hyperlink>
        </w:p>
        <w:p w:rsidR="001973B6" w:rsidRDefault="001973B6">
          <w:pPr>
            <w:pStyle w:val="TOC1"/>
            <w:tabs>
              <w:tab w:val="right" w:leader="dot" w:pos="9350"/>
            </w:tabs>
            <w:rPr>
              <w:rFonts w:eastAsiaTheme="minorEastAsia"/>
              <w:noProof/>
            </w:rPr>
          </w:pPr>
          <w:hyperlink w:anchor="_Toc533076750" w:history="1">
            <w:r w:rsidRPr="00D47ACD">
              <w:rPr>
                <w:rStyle w:val="Hyperlink"/>
                <w:rFonts w:ascii="Times New Roman" w:hAnsi="Times New Roman" w:cs="Times New Roman"/>
                <w:noProof/>
              </w:rPr>
              <w:t>Chương III: Các Chức Năng Chính</w:t>
            </w:r>
            <w:r>
              <w:rPr>
                <w:noProof/>
                <w:webHidden/>
              </w:rPr>
              <w:tab/>
            </w:r>
            <w:r>
              <w:rPr>
                <w:noProof/>
                <w:webHidden/>
              </w:rPr>
              <w:fldChar w:fldCharType="begin"/>
            </w:r>
            <w:r>
              <w:rPr>
                <w:noProof/>
                <w:webHidden/>
              </w:rPr>
              <w:instrText xml:space="preserve"> PAGEREF _Toc533076750 \h </w:instrText>
            </w:r>
            <w:r>
              <w:rPr>
                <w:noProof/>
                <w:webHidden/>
              </w:rPr>
            </w:r>
            <w:r>
              <w:rPr>
                <w:noProof/>
                <w:webHidden/>
              </w:rPr>
              <w:fldChar w:fldCharType="separate"/>
            </w:r>
            <w:r>
              <w:rPr>
                <w:noProof/>
                <w:webHidden/>
              </w:rPr>
              <w:t>6</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1" w:history="1">
            <w:r w:rsidRPr="00D47ACD">
              <w:rPr>
                <w:rStyle w:val="Hyperlink"/>
                <w:noProof/>
              </w:rPr>
              <w:t>1.</w:t>
            </w:r>
            <w:r>
              <w:rPr>
                <w:rFonts w:eastAsiaTheme="minorEastAsia"/>
                <w:noProof/>
              </w:rPr>
              <w:tab/>
            </w:r>
            <w:r w:rsidRPr="00D47ACD">
              <w:rPr>
                <w:rStyle w:val="Hyperlink"/>
                <w:noProof/>
              </w:rPr>
              <w:t>Đối với người tìm việc</w:t>
            </w:r>
            <w:r>
              <w:rPr>
                <w:noProof/>
                <w:webHidden/>
              </w:rPr>
              <w:tab/>
            </w:r>
            <w:r>
              <w:rPr>
                <w:noProof/>
                <w:webHidden/>
              </w:rPr>
              <w:fldChar w:fldCharType="begin"/>
            </w:r>
            <w:r>
              <w:rPr>
                <w:noProof/>
                <w:webHidden/>
              </w:rPr>
              <w:instrText xml:space="preserve"> PAGEREF _Toc533076751 \h </w:instrText>
            </w:r>
            <w:r>
              <w:rPr>
                <w:noProof/>
                <w:webHidden/>
              </w:rPr>
            </w:r>
            <w:r>
              <w:rPr>
                <w:noProof/>
                <w:webHidden/>
              </w:rPr>
              <w:fldChar w:fldCharType="separate"/>
            </w:r>
            <w:r>
              <w:rPr>
                <w:noProof/>
                <w:webHidden/>
              </w:rPr>
              <w:t>6</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2" w:history="1">
            <w:r w:rsidRPr="00D47ACD">
              <w:rPr>
                <w:rStyle w:val="Hyperlink"/>
                <w:rFonts w:ascii="Times New Roman" w:hAnsi="Times New Roman" w:cs="Times New Roman"/>
                <w:noProof/>
              </w:rPr>
              <w:t>2.</w:t>
            </w:r>
            <w:r>
              <w:rPr>
                <w:rFonts w:eastAsiaTheme="minorEastAsia"/>
                <w:noProof/>
              </w:rPr>
              <w:tab/>
            </w:r>
            <w:r w:rsidRPr="00D47ACD">
              <w:rPr>
                <w:rStyle w:val="Hyperlink"/>
                <w:rFonts w:ascii="Times New Roman" w:hAnsi="Times New Roman" w:cs="Times New Roman"/>
                <w:noProof/>
              </w:rPr>
              <w:t>Đối với nhà tuyển dụng</w:t>
            </w:r>
            <w:r>
              <w:rPr>
                <w:noProof/>
                <w:webHidden/>
              </w:rPr>
              <w:tab/>
            </w:r>
            <w:r>
              <w:rPr>
                <w:noProof/>
                <w:webHidden/>
              </w:rPr>
              <w:fldChar w:fldCharType="begin"/>
            </w:r>
            <w:r>
              <w:rPr>
                <w:noProof/>
                <w:webHidden/>
              </w:rPr>
              <w:instrText xml:space="preserve"> PAGEREF _Toc533076752 \h </w:instrText>
            </w:r>
            <w:r>
              <w:rPr>
                <w:noProof/>
                <w:webHidden/>
              </w:rPr>
            </w:r>
            <w:r>
              <w:rPr>
                <w:noProof/>
                <w:webHidden/>
              </w:rPr>
              <w:fldChar w:fldCharType="separate"/>
            </w:r>
            <w:r>
              <w:rPr>
                <w:noProof/>
                <w:webHidden/>
              </w:rPr>
              <w:t>10</w:t>
            </w:r>
            <w:r>
              <w:rPr>
                <w:noProof/>
                <w:webHidden/>
              </w:rPr>
              <w:fldChar w:fldCharType="end"/>
            </w:r>
          </w:hyperlink>
        </w:p>
        <w:p w:rsidR="001973B6" w:rsidRDefault="001973B6">
          <w:pPr>
            <w:pStyle w:val="TOC1"/>
            <w:tabs>
              <w:tab w:val="right" w:leader="dot" w:pos="9350"/>
            </w:tabs>
            <w:rPr>
              <w:rFonts w:eastAsiaTheme="minorEastAsia"/>
              <w:noProof/>
            </w:rPr>
          </w:pPr>
          <w:hyperlink w:anchor="_Toc533076753" w:history="1">
            <w:r w:rsidRPr="00D47ACD">
              <w:rPr>
                <w:rStyle w:val="Hyperlink"/>
                <w:rFonts w:ascii="Times New Roman" w:hAnsi="Times New Roman" w:cs="Times New Roman"/>
                <w:noProof/>
              </w:rPr>
              <w:t>Chương IV:Các Công Nghệ Sử Dụng</w:t>
            </w:r>
            <w:r>
              <w:rPr>
                <w:noProof/>
                <w:webHidden/>
              </w:rPr>
              <w:tab/>
            </w:r>
            <w:r>
              <w:rPr>
                <w:noProof/>
                <w:webHidden/>
              </w:rPr>
              <w:fldChar w:fldCharType="begin"/>
            </w:r>
            <w:r>
              <w:rPr>
                <w:noProof/>
                <w:webHidden/>
              </w:rPr>
              <w:instrText xml:space="preserve"> PAGEREF _Toc533076753 \h </w:instrText>
            </w:r>
            <w:r>
              <w:rPr>
                <w:noProof/>
                <w:webHidden/>
              </w:rPr>
            </w:r>
            <w:r>
              <w:rPr>
                <w:noProof/>
                <w:webHidden/>
              </w:rPr>
              <w:fldChar w:fldCharType="separate"/>
            </w:r>
            <w:r>
              <w:rPr>
                <w:noProof/>
                <w:webHidden/>
              </w:rPr>
              <w:t>14</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4" w:history="1">
            <w:r w:rsidRPr="00D47ACD">
              <w:rPr>
                <w:rStyle w:val="Hyperlink"/>
                <w:rFonts w:ascii="Times New Roman" w:hAnsi="Times New Roman" w:cs="Times New Roman"/>
                <w:noProof/>
              </w:rPr>
              <w:t>1.</w:t>
            </w:r>
            <w:r>
              <w:rPr>
                <w:rFonts w:eastAsiaTheme="minorEastAsia"/>
                <w:noProof/>
              </w:rPr>
              <w:tab/>
            </w:r>
            <w:r w:rsidRPr="00D47ACD">
              <w:rPr>
                <w:rStyle w:val="Hyperlink"/>
                <w:rFonts w:ascii="Times New Roman" w:hAnsi="Times New Roman" w:cs="Times New Roman"/>
                <w:noProof/>
              </w:rPr>
              <w:t>Sử Dụng PHP Làm Ngôn ngữ bên phía Server.</w:t>
            </w:r>
            <w:r>
              <w:rPr>
                <w:noProof/>
                <w:webHidden/>
              </w:rPr>
              <w:tab/>
            </w:r>
            <w:r>
              <w:rPr>
                <w:noProof/>
                <w:webHidden/>
              </w:rPr>
              <w:fldChar w:fldCharType="begin"/>
            </w:r>
            <w:r>
              <w:rPr>
                <w:noProof/>
                <w:webHidden/>
              </w:rPr>
              <w:instrText xml:space="preserve"> PAGEREF _Toc533076754 \h </w:instrText>
            </w:r>
            <w:r>
              <w:rPr>
                <w:noProof/>
                <w:webHidden/>
              </w:rPr>
            </w:r>
            <w:r>
              <w:rPr>
                <w:noProof/>
                <w:webHidden/>
              </w:rPr>
              <w:fldChar w:fldCharType="separate"/>
            </w:r>
            <w:r>
              <w:rPr>
                <w:noProof/>
                <w:webHidden/>
              </w:rPr>
              <w:t>14</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5" w:history="1">
            <w:r w:rsidRPr="00D47ACD">
              <w:rPr>
                <w:rStyle w:val="Hyperlink"/>
                <w:rFonts w:ascii="Times New Roman" w:hAnsi="Times New Roman" w:cs="Times New Roman"/>
                <w:noProof/>
              </w:rPr>
              <w:t>2.</w:t>
            </w:r>
            <w:r>
              <w:rPr>
                <w:rFonts w:eastAsiaTheme="minorEastAsia"/>
                <w:noProof/>
              </w:rPr>
              <w:tab/>
            </w:r>
            <w:r w:rsidRPr="00D47ACD">
              <w:rPr>
                <w:rStyle w:val="Hyperlink"/>
                <w:rFonts w:ascii="Times New Roman" w:hAnsi="Times New Roman" w:cs="Times New Roman"/>
                <w:noProof/>
              </w:rPr>
              <w:t>Sử Dụng Ngôn Ngữ Javascript.</w:t>
            </w:r>
            <w:r>
              <w:rPr>
                <w:noProof/>
                <w:webHidden/>
              </w:rPr>
              <w:tab/>
            </w:r>
            <w:r>
              <w:rPr>
                <w:noProof/>
                <w:webHidden/>
              </w:rPr>
              <w:fldChar w:fldCharType="begin"/>
            </w:r>
            <w:r>
              <w:rPr>
                <w:noProof/>
                <w:webHidden/>
              </w:rPr>
              <w:instrText xml:space="preserve"> PAGEREF _Toc533076755 \h </w:instrText>
            </w:r>
            <w:r>
              <w:rPr>
                <w:noProof/>
                <w:webHidden/>
              </w:rPr>
            </w:r>
            <w:r>
              <w:rPr>
                <w:noProof/>
                <w:webHidden/>
              </w:rPr>
              <w:fldChar w:fldCharType="separate"/>
            </w:r>
            <w:r>
              <w:rPr>
                <w:noProof/>
                <w:webHidden/>
              </w:rPr>
              <w:t>15</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6" w:history="1">
            <w:r w:rsidRPr="00D47ACD">
              <w:rPr>
                <w:rStyle w:val="Hyperlink"/>
                <w:rFonts w:ascii="Times New Roman" w:hAnsi="Times New Roman" w:cs="Times New Roman"/>
                <w:noProof/>
              </w:rPr>
              <w:t>3.</w:t>
            </w:r>
            <w:r>
              <w:rPr>
                <w:rFonts w:eastAsiaTheme="minorEastAsia"/>
                <w:noProof/>
              </w:rPr>
              <w:tab/>
            </w:r>
            <w:r w:rsidRPr="00D47ACD">
              <w:rPr>
                <w:rStyle w:val="Hyperlink"/>
                <w:rFonts w:ascii="Times New Roman" w:hAnsi="Times New Roman" w:cs="Times New Roman"/>
                <w:noProof/>
              </w:rPr>
              <w:t>Chức Năng Pagination.</w:t>
            </w:r>
            <w:r>
              <w:rPr>
                <w:noProof/>
                <w:webHidden/>
              </w:rPr>
              <w:tab/>
            </w:r>
            <w:r>
              <w:rPr>
                <w:noProof/>
                <w:webHidden/>
              </w:rPr>
              <w:fldChar w:fldCharType="begin"/>
            </w:r>
            <w:r>
              <w:rPr>
                <w:noProof/>
                <w:webHidden/>
              </w:rPr>
              <w:instrText xml:space="preserve"> PAGEREF _Toc533076756 \h </w:instrText>
            </w:r>
            <w:r>
              <w:rPr>
                <w:noProof/>
                <w:webHidden/>
              </w:rPr>
            </w:r>
            <w:r>
              <w:rPr>
                <w:noProof/>
                <w:webHidden/>
              </w:rPr>
              <w:fldChar w:fldCharType="separate"/>
            </w:r>
            <w:r>
              <w:rPr>
                <w:noProof/>
                <w:webHidden/>
              </w:rPr>
              <w:t>16</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7" w:history="1">
            <w:r w:rsidRPr="00D47ACD">
              <w:rPr>
                <w:rStyle w:val="Hyperlink"/>
                <w:noProof/>
              </w:rPr>
              <w:t>4.</w:t>
            </w:r>
            <w:r>
              <w:rPr>
                <w:rFonts w:eastAsiaTheme="minorEastAsia"/>
                <w:noProof/>
              </w:rPr>
              <w:tab/>
            </w:r>
            <w:r w:rsidRPr="00D47ACD">
              <w:rPr>
                <w:rStyle w:val="Hyperlink"/>
                <w:rFonts w:ascii="Times New Roman" w:hAnsi="Times New Roman" w:cs="Times New Roman"/>
                <w:noProof/>
              </w:rPr>
              <w:t>Sử dụng Xampp để chạy localhost</w:t>
            </w:r>
            <w:r w:rsidRPr="00D47ACD">
              <w:rPr>
                <w:rStyle w:val="Hyperlink"/>
                <w:noProof/>
              </w:rPr>
              <w:t>.</w:t>
            </w:r>
            <w:r>
              <w:rPr>
                <w:noProof/>
                <w:webHidden/>
              </w:rPr>
              <w:tab/>
            </w:r>
            <w:r>
              <w:rPr>
                <w:noProof/>
                <w:webHidden/>
              </w:rPr>
              <w:fldChar w:fldCharType="begin"/>
            </w:r>
            <w:r>
              <w:rPr>
                <w:noProof/>
                <w:webHidden/>
              </w:rPr>
              <w:instrText xml:space="preserve"> PAGEREF _Toc533076757 \h </w:instrText>
            </w:r>
            <w:r>
              <w:rPr>
                <w:noProof/>
                <w:webHidden/>
              </w:rPr>
            </w:r>
            <w:r>
              <w:rPr>
                <w:noProof/>
                <w:webHidden/>
              </w:rPr>
              <w:fldChar w:fldCharType="separate"/>
            </w:r>
            <w:r>
              <w:rPr>
                <w:noProof/>
                <w:webHidden/>
              </w:rPr>
              <w:t>17</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8" w:history="1">
            <w:r w:rsidRPr="00D47ACD">
              <w:rPr>
                <w:rStyle w:val="Hyperlink"/>
                <w:noProof/>
              </w:rPr>
              <w:t>5.</w:t>
            </w:r>
            <w:r>
              <w:rPr>
                <w:rFonts w:eastAsiaTheme="minorEastAsia"/>
                <w:noProof/>
              </w:rPr>
              <w:tab/>
            </w:r>
            <w:r w:rsidRPr="00D47ACD">
              <w:rPr>
                <w:rStyle w:val="Hyperlink"/>
                <w:noProof/>
              </w:rPr>
              <w:t>Sử dụng GET, POST để truyền và gọi biến cho trang Web.</w:t>
            </w:r>
            <w:r>
              <w:rPr>
                <w:noProof/>
                <w:webHidden/>
              </w:rPr>
              <w:tab/>
            </w:r>
            <w:r>
              <w:rPr>
                <w:noProof/>
                <w:webHidden/>
              </w:rPr>
              <w:fldChar w:fldCharType="begin"/>
            </w:r>
            <w:r>
              <w:rPr>
                <w:noProof/>
                <w:webHidden/>
              </w:rPr>
              <w:instrText xml:space="preserve"> PAGEREF _Toc533076758 \h </w:instrText>
            </w:r>
            <w:r>
              <w:rPr>
                <w:noProof/>
                <w:webHidden/>
              </w:rPr>
            </w:r>
            <w:r>
              <w:rPr>
                <w:noProof/>
                <w:webHidden/>
              </w:rPr>
              <w:fldChar w:fldCharType="separate"/>
            </w:r>
            <w:r>
              <w:rPr>
                <w:noProof/>
                <w:webHidden/>
              </w:rPr>
              <w:t>17</w:t>
            </w:r>
            <w:r>
              <w:rPr>
                <w:noProof/>
                <w:webHidden/>
              </w:rPr>
              <w:fldChar w:fldCharType="end"/>
            </w:r>
          </w:hyperlink>
        </w:p>
        <w:p w:rsidR="001973B6" w:rsidRDefault="001973B6">
          <w:pPr>
            <w:pStyle w:val="TOC2"/>
            <w:tabs>
              <w:tab w:val="left" w:pos="660"/>
              <w:tab w:val="right" w:leader="dot" w:pos="9350"/>
            </w:tabs>
            <w:rPr>
              <w:rFonts w:eastAsiaTheme="minorEastAsia"/>
              <w:noProof/>
            </w:rPr>
          </w:pPr>
          <w:hyperlink w:anchor="_Toc533076759" w:history="1">
            <w:r w:rsidRPr="00D47ACD">
              <w:rPr>
                <w:rStyle w:val="Hyperlink"/>
                <w:noProof/>
              </w:rPr>
              <w:t>6.</w:t>
            </w:r>
            <w:r>
              <w:rPr>
                <w:rFonts w:eastAsiaTheme="minorEastAsia"/>
                <w:noProof/>
              </w:rPr>
              <w:tab/>
            </w:r>
            <w:r w:rsidRPr="00D47ACD">
              <w:rPr>
                <w:rStyle w:val="Hyperlink"/>
                <w:noProof/>
              </w:rPr>
              <w:t>Sử Dụng Bootstrap để định dạng vị trí của trang Web.</w:t>
            </w:r>
            <w:r>
              <w:rPr>
                <w:noProof/>
                <w:webHidden/>
              </w:rPr>
              <w:tab/>
            </w:r>
            <w:r>
              <w:rPr>
                <w:noProof/>
                <w:webHidden/>
              </w:rPr>
              <w:fldChar w:fldCharType="begin"/>
            </w:r>
            <w:r>
              <w:rPr>
                <w:noProof/>
                <w:webHidden/>
              </w:rPr>
              <w:instrText xml:space="preserve"> PAGEREF _Toc533076759 \h </w:instrText>
            </w:r>
            <w:r>
              <w:rPr>
                <w:noProof/>
                <w:webHidden/>
              </w:rPr>
            </w:r>
            <w:r>
              <w:rPr>
                <w:noProof/>
                <w:webHidden/>
              </w:rPr>
              <w:fldChar w:fldCharType="separate"/>
            </w:r>
            <w:r>
              <w:rPr>
                <w:noProof/>
                <w:webHidden/>
              </w:rPr>
              <w:t>17</w:t>
            </w:r>
            <w:r>
              <w:rPr>
                <w:noProof/>
                <w:webHidden/>
              </w:rPr>
              <w:fldChar w:fldCharType="end"/>
            </w:r>
          </w:hyperlink>
        </w:p>
        <w:p w:rsidR="001973B6" w:rsidRDefault="001973B6">
          <w:pPr>
            <w:pStyle w:val="TOC1"/>
            <w:tabs>
              <w:tab w:val="right" w:leader="dot" w:pos="9350"/>
            </w:tabs>
            <w:rPr>
              <w:rFonts w:eastAsiaTheme="minorEastAsia"/>
              <w:noProof/>
            </w:rPr>
          </w:pPr>
          <w:hyperlink w:anchor="_Toc533076760" w:history="1">
            <w:r w:rsidRPr="00D47ACD">
              <w:rPr>
                <w:rStyle w:val="Hyperlink"/>
                <w:rFonts w:ascii="Times New Roman" w:hAnsi="Times New Roman" w:cs="Times New Roman"/>
                <w:noProof/>
              </w:rPr>
              <w:t>Chương V: Bảng Phân Công Công Việc</w:t>
            </w:r>
            <w:r>
              <w:rPr>
                <w:noProof/>
                <w:webHidden/>
              </w:rPr>
              <w:tab/>
            </w:r>
            <w:r>
              <w:rPr>
                <w:noProof/>
                <w:webHidden/>
              </w:rPr>
              <w:fldChar w:fldCharType="begin"/>
            </w:r>
            <w:r>
              <w:rPr>
                <w:noProof/>
                <w:webHidden/>
              </w:rPr>
              <w:instrText xml:space="preserve"> PAGEREF _Toc533076760 \h </w:instrText>
            </w:r>
            <w:r>
              <w:rPr>
                <w:noProof/>
                <w:webHidden/>
              </w:rPr>
            </w:r>
            <w:r>
              <w:rPr>
                <w:noProof/>
                <w:webHidden/>
              </w:rPr>
              <w:fldChar w:fldCharType="separate"/>
            </w:r>
            <w:r>
              <w:rPr>
                <w:noProof/>
                <w:webHidden/>
              </w:rPr>
              <w:t>18</w:t>
            </w:r>
            <w:r>
              <w:rPr>
                <w:noProof/>
                <w:webHidden/>
              </w:rPr>
              <w:fldChar w:fldCharType="end"/>
            </w:r>
          </w:hyperlink>
        </w:p>
        <w:p w:rsidR="001973B6" w:rsidRDefault="001973B6">
          <w:pPr>
            <w:pStyle w:val="TOC2"/>
            <w:tabs>
              <w:tab w:val="right" w:leader="dot" w:pos="9350"/>
            </w:tabs>
            <w:rPr>
              <w:rFonts w:eastAsiaTheme="minorEastAsia"/>
              <w:noProof/>
            </w:rPr>
          </w:pPr>
          <w:hyperlink w:anchor="_Toc533076761" w:history="1">
            <w:r w:rsidRPr="00D47ACD">
              <w:rPr>
                <w:rStyle w:val="Hyperlink"/>
                <w:rFonts w:ascii="Times New Roman" w:hAnsi="Times New Roman" w:cs="Times New Roman"/>
                <w:noProof/>
              </w:rPr>
              <w:t>Bảng phân công công việc.</w:t>
            </w:r>
            <w:r>
              <w:rPr>
                <w:noProof/>
                <w:webHidden/>
              </w:rPr>
              <w:tab/>
            </w:r>
            <w:r>
              <w:rPr>
                <w:noProof/>
                <w:webHidden/>
              </w:rPr>
              <w:fldChar w:fldCharType="begin"/>
            </w:r>
            <w:r>
              <w:rPr>
                <w:noProof/>
                <w:webHidden/>
              </w:rPr>
              <w:instrText xml:space="preserve"> PAGEREF _Toc533076761 \h </w:instrText>
            </w:r>
            <w:r>
              <w:rPr>
                <w:noProof/>
                <w:webHidden/>
              </w:rPr>
            </w:r>
            <w:r>
              <w:rPr>
                <w:noProof/>
                <w:webHidden/>
              </w:rPr>
              <w:fldChar w:fldCharType="separate"/>
            </w:r>
            <w:r>
              <w:rPr>
                <w:noProof/>
                <w:webHidden/>
              </w:rPr>
              <w:t>18</w:t>
            </w:r>
            <w:r>
              <w:rPr>
                <w:noProof/>
                <w:webHidden/>
              </w:rPr>
              <w:fldChar w:fldCharType="end"/>
            </w:r>
          </w:hyperlink>
        </w:p>
        <w:p w:rsidR="001973B6" w:rsidRDefault="001973B6">
          <w:pPr>
            <w:pStyle w:val="TOC2"/>
            <w:tabs>
              <w:tab w:val="right" w:leader="dot" w:pos="9350"/>
            </w:tabs>
            <w:rPr>
              <w:rFonts w:eastAsiaTheme="minorEastAsia"/>
              <w:noProof/>
            </w:rPr>
          </w:pPr>
          <w:hyperlink w:anchor="_Toc533076762" w:history="1">
            <w:r w:rsidRPr="00D47AC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_Toc533076762 \h </w:instrText>
            </w:r>
            <w:r>
              <w:rPr>
                <w:noProof/>
                <w:webHidden/>
              </w:rPr>
            </w:r>
            <w:r>
              <w:rPr>
                <w:noProof/>
                <w:webHidden/>
              </w:rPr>
              <w:fldChar w:fldCharType="separate"/>
            </w:r>
            <w:r>
              <w:rPr>
                <w:noProof/>
                <w:webHidden/>
              </w:rPr>
              <w:t>18</w:t>
            </w:r>
            <w:r>
              <w:rPr>
                <w:noProof/>
                <w:webHidden/>
              </w:rPr>
              <w:fldChar w:fldCharType="end"/>
            </w:r>
          </w:hyperlink>
        </w:p>
        <w:p w:rsidR="00E67891" w:rsidRPr="00E36346" w:rsidRDefault="00BA1D5B">
          <w:pPr>
            <w:rPr>
              <w:rFonts w:ascii="Times New Roman" w:hAnsi="Times New Roman" w:cs="Times New Roman"/>
              <w:sz w:val="26"/>
              <w:szCs w:val="26"/>
            </w:rPr>
            <w:pPrChange w:id="2" w:author="User" w:date="2018-07-01T11:17:00Z">
              <w:pPr>
                <w:spacing w:after="0"/>
                <w:ind w:left="1170"/>
              </w:pPr>
            </w:pPrChange>
          </w:pPr>
          <w:r w:rsidRPr="00E36346">
            <w:rPr>
              <w:rFonts w:ascii="Times New Roman" w:hAnsi="Times New Roman" w:cs="Times New Roman"/>
              <w:b/>
              <w:bCs/>
              <w:noProof/>
              <w:sz w:val="26"/>
              <w:szCs w:val="26"/>
            </w:rPr>
            <w:fldChar w:fldCharType="end"/>
          </w:r>
        </w:p>
      </w:sdtContent>
    </w:sdt>
    <w:p w:rsidR="00E36346" w:rsidRDefault="00E36346">
      <w:pPr>
        <w:rPr>
          <w:rFonts w:ascii="Times New Roman" w:eastAsiaTheme="majorEastAsia" w:hAnsi="Times New Roman" w:cs="Times New Roman"/>
          <w:color w:val="2F5496" w:themeColor="accent1" w:themeShade="BF"/>
          <w:sz w:val="50"/>
          <w:szCs w:val="50"/>
        </w:rPr>
      </w:pPr>
      <w:r>
        <w:rPr>
          <w:rFonts w:ascii="Times New Roman" w:hAnsi="Times New Roman" w:cs="Times New Roman"/>
          <w:sz w:val="50"/>
          <w:szCs w:val="50"/>
        </w:rPr>
        <w:br w:type="page"/>
      </w:r>
    </w:p>
    <w:p w:rsidR="008C4464" w:rsidRPr="00E36346" w:rsidRDefault="008C4464" w:rsidP="000A2CD4">
      <w:pPr>
        <w:pStyle w:val="Heading1"/>
        <w:jc w:val="center"/>
        <w:rPr>
          <w:rFonts w:ascii="Times New Roman" w:hAnsi="Times New Roman" w:cs="Times New Roman"/>
          <w:sz w:val="50"/>
          <w:szCs w:val="50"/>
        </w:rPr>
      </w:pPr>
      <w:bookmarkStart w:id="3" w:name="_Toc533076744"/>
      <w:r w:rsidRPr="00E36346">
        <w:rPr>
          <w:rFonts w:ascii="Times New Roman" w:hAnsi="Times New Roman" w:cs="Times New Roman"/>
          <w:sz w:val="50"/>
          <w:szCs w:val="50"/>
        </w:rPr>
        <w:lastRenderedPageBreak/>
        <w:t>Chương I: Tổng Quan</w:t>
      </w:r>
      <w:bookmarkEnd w:id="3"/>
    </w:p>
    <w:p w:rsidR="008C4464" w:rsidRPr="00E36346" w:rsidRDefault="008C4464" w:rsidP="00C46749">
      <w:pPr>
        <w:pStyle w:val="Heading2"/>
        <w:rPr>
          <w:rFonts w:ascii="Times New Roman" w:hAnsi="Times New Roman" w:cs="Times New Roman"/>
          <w:sz w:val="40"/>
          <w:szCs w:val="40"/>
        </w:rPr>
      </w:pPr>
      <w:bookmarkStart w:id="4" w:name="_Toc533076745"/>
      <w:r w:rsidRPr="00E36346">
        <w:rPr>
          <w:rFonts w:ascii="Times New Roman" w:hAnsi="Times New Roman" w:cs="Times New Roman"/>
          <w:sz w:val="40"/>
          <w:szCs w:val="40"/>
        </w:rPr>
        <w:t>Lời cảm ơn</w:t>
      </w:r>
      <w:bookmarkEnd w:id="4"/>
    </w:p>
    <w:p w:rsidR="003A6518" w:rsidRPr="00E36346" w:rsidRDefault="008C4464" w:rsidP="008C4464">
      <w:pPr>
        <w:rPr>
          <w:rFonts w:ascii="Times New Roman" w:hAnsi="Times New Roman" w:cs="Times New Roman"/>
          <w:sz w:val="40"/>
          <w:szCs w:val="40"/>
        </w:rPr>
      </w:pPr>
      <w:r w:rsidRPr="00E36346">
        <w:rPr>
          <w:rFonts w:ascii="Times New Roman" w:hAnsi="Times New Roman" w:cs="Times New Roman"/>
          <w:sz w:val="26"/>
          <w:szCs w:val="26"/>
        </w:rPr>
        <w:t>Thông qua môn học Công Nghệ Web và ứng dụng</w:t>
      </w:r>
      <w:r w:rsidR="003A6518" w:rsidRPr="00E36346">
        <w:rPr>
          <w:rFonts w:ascii="Times New Roman" w:hAnsi="Times New Roman" w:cs="Times New Roman"/>
          <w:sz w:val="26"/>
          <w:szCs w:val="26"/>
        </w:rPr>
        <w:t xml:space="preserve">, thông qua việc làm đồ án môn học nhóm chúng em đã có thể học được kĩ năng làm việc nhóm, cùng nhau đặt vấn đề và cùng nhau giải quyết vấn đề, giải quyết các mâu thuẫn. Hiểu được cách vận hành của một trang web, cũng như việc tạo ra một trang web có ứng dụng và ý nghĩa thực tiễn xuất phát từ một ý tưởng hay một nhu cầu của bản thân. Thông qua đồ án chúng em đã học được cách giải quyết vấn đề, xây dựng một trang web cơ bản từ những thứ đơn giản đến phức tạp hơn. Trong quá trình thực hiện đồ án, để có thể giải quyết các vấn đề mắc phải chúng em cũng đã học được cách tận dụng được nguồn kiến thức phong phú trên mạng. Thông qua đồ án chúng em đã có thể tự trao dồi kiến thức bản thân về những ngôn ngữ </w:t>
      </w:r>
      <w:r w:rsidR="00171ACE" w:rsidRPr="00E36346">
        <w:rPr>
          <w:rFonts w:ascii="Times New Roman" w:hAnsi="Times New Roman" w:cs="Times New Roman"/>
          <w:sz w:val="26"/>
          <w:szCs w:val="26"/>
        </w:rPr>
        <w:t>cấu tạo thành một trang web như HTML, CSS đến những ngôn ngữ giúp tăng trải nghiệm người dùng như javascript hay một ngôn ngữ phía server là PHP. Chúng em cũng muốn cảm ơn thầy về những kiến thức cơ bản trên lớp để từ đó chúng em có thể vận dụng và phát triển nó trong đồ án của chúng em, đặc biệt những buổi seminar trên lớp là những buổi học hữu ích giúp chúng em có thể tìm biết thêm về những công nghệ mới, cách sử dụng công nghệ đó và liệu có thể áp dụng nó vào đồ án của chúng em hay không. Sau cùng mặc dù đồ án chúng em vẫn còn nhiều điều chưa tốt vì đây chỉ là những bước tìm hiểu đầu tiên về việc xây dựng một trang web của chúng em nên mong thầy hướng dẫn thêm.</w:t>
      </w:r>
    </w:p>
    <w:p w:rsidR="008C4464" w:rsidRPr="00E36346" w:rsidRDefault="008C4464" w:rsidP="008C4464">
      <w:pPr>
        <w:pStyle w:val="Heading2"/>
        <w:rPr>
          <w:rFonts w:ascii="Times New Roman" w:hAnsi="Times New Roman" w:cs="Times New Roman"/>
          <w:sz w:val="40"/>
          <w:szCs w:val="40"/>
        </w:rPr>
      </w:pPr>
      <w:bookmarkStart w:id="5" w:name="_Toc533076746"/>
      <w:r w:rsidRPr="00E36346">
        <w:rPr>
          <w:rFonts w:ascii="Times New Roman" w:hAnsi="Times New Roman" w:cs="Times New Roman"/>
          <w:sz w:val="40"/>
          <w:szCs w:val="40"/>
        </w:rPr>
        <w:t>Giới thiệu để tài</w:t>
      </w:r>
      <w:bookmarkEnd w:id="5"/>
    </w:p>
    <w:p w:rsidR="009C7A95" w:rsidRPr="00E36346" w:rsidRDefault="009C7A95" w:rsidP="009C7A9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Trong môn học này chúng em quyết định chọn đề tài cho mình là xây dựng một trang web tìm kiếm việc làm thông qua ngôn ngữ HTML, CSS cùng ngôn ngữ  phía server là PHP.</w:t>
      </w:r>
    </w:p>
    <w:p w:rsidR="009C7A95" w:rsidRPr="00E36346" w:rsidRDefault="009C7A95" w:rsidP="009C7A9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Nhóm làm việc gồm 2 thành viên cùng nhau thảo luận và đưa ra hướng giải quyết cho đề tài</w:t>
      </w:r>
    </w:p>
    <w:p w:rsidR="00244B34" w:rsidRPr="00E36346" w:rsidRDefault="009C7A95" w:rsidP="009C7A9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 xml:space="preserve"> Sử dụng ngôn ngữ HTML, CSS để xây dựng</w:t>
      </w:r>
      <w:r w:rsidR="00244B34" w:rsidRPr="00E36346">
        <w:rPr>
          <w:rFonts w:ascii="Times New Roman" w:hAnsi="Times New Roman" w:cs="Times New Roman"/>
          <w:sz w:val="26"/>
          <w:szCs w:val="26"/>
        </w:rPr>
        <w:t xml:space="preserve"> giao diện trang web.</w:t>
      </w:r>
    </w:p>
    <w:p w:rsidR="00957363" w:rsidRPr="00E36346" w:rsidRDefault="00244B34" w:rsidP="009C7A9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Sử dụng PHP tiến hành xử lý database và kết nối trang web với server</w:t>
      </w:r>
      <w:r w:rsidR="00957363" w:rsidRPr="00E36346">
        <w:rPr>
          <w:rFonts w:ascii="Times New Roman" w:hAnsi="Times New Roman" w:cs="Times New Roman"/>
          <w:sz w:val="26"/>
          <w:szCs w:val="26"/>
        </w:rPr>
        <w:t>.</w:t>
      </w:r>
    </w:p>
    <w:p w:rsidR="00957363" w:rsidRPr="00E36346" w:rsidRDefault="00957363" w:rsidP="009C7A9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Sử dụng được các thư viện cơ bản như bootstrap, Jquery,…</w:t>
      </w:r>
    </w:p>
    <w:p w:rsidR="008C4464" w:rsidRPr="00E36346" w:rsidRDefault="00957363" w:rsidP="008C4464">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Trang web sau khi xây dựng phải tạo ra được những tương tác cơ bả</w:t>
      </w:r>
      <w:r w:rsidR="00E6461F" w:rsidRPr="00E36346">
        <w:rPr>
          <w:rFonts w:ascii="Times New Roman" w:hAnsi="Times New Roman" w:cs="Times New Roman"/>
          <w:sz w:val="26"/>
          <w:szCs w:val="26"/>
        </w:rPr>
        <w:t>n giữa</w:t>
      </w:r>
      <w:r w:rsidRPr="00E36346">
        <w:rPr>
          <w:rFonts w:ascii="Times New Roman" w:hAnsi="Times New Roman" w:cs="Times New Roman"/>
          <w:sz w:val="26"/>
          <w:szCs w:val="26"/>
        </w:rPr>
        <w:t xml:space="preserve"> người dùng</w:t>
      </w:r>
      <w:r w:rsidR="00E6461F" w:rsidRPr="00E36346">
        <w:rPr>
          <w:rFonts w:ascii="Times New Roman" w:hAnsi="Times New Roman" w:cs="Times New Roman"/>
          <w:sz w:val="26"/>
          <w:szCs w:val="26"/>
        </w:rPr>
        <w:t xml:space="preserve"> – giao diện – server</w:t>
      </w:r>
      <w:r w:rsidRPr="00E36346">
        <w:rPr>
          <w:rFonts w:ascii="Times New Roman" w:hAnsi="Times New Roman" w:cs="Times New Roman"/>
          <w:sz w:val="26"/>
          <w:szCs w:val="26"/>
        </w:rPr>
        <w:t>.</w:t>
      </w:r>
    </w:p>
    <w:p w:rsidR="00C75BC6" w:rsidRPr="00E36346" w:rsidRDefault="00C75BC6">
      <w:pPr>
        <w:rPr>
          <w:rFonts w:ascii="Times New Roman" w:eastAsiaTheme="majorEastAsia" w:hAnsi="Times New Roman" w:cs="Times New Roman"/>
          <w:color w:val="2F5496" w:themeColor="accent1" w:themeShade="BF"/>
          <w:sz w:val="26"/>
          <w:szCs w:val="26"/>
        </w:rPr>
      </w:pPr>
      <w:r w:rsidRPr="00E36346">
        <w:rPr>
          <w:rFonts w:ascii="Times New Roman" w:hAnsi="Times New Roman" w:cs="Times New Roman"/>
          <w:sz w:val="26"/>
          <w:szCs w:val="26"/>
        </w:rPr>
        <w:br w:type="page"/>
      </w:r>
    </w:p>
    <w:p w:rsidR="00D154D5" w:rsidRPr="00E81D63" w:rsidRDefault="000A2CD4" w:rsidP="000A2CD4">
      <w:pPr>
        <w:pStyle w:val="Heading1"/>
        <w:jc w:val="center"/>
        <w:rPr>
          <w:rFonts w:ascii="Times New Roman" w:hAnsi="Times New Roman" w:cs="Times New Roman"/>
          <w:sz w:val="50"/>
          <w:szCs w:val="50"/>
        </w:rPr>
      </w:pPr>
      <w:bookmarkStart w:id="6" w:name="_Toc533076747"/>
      <w:r w:rsidRPr="00E81D63">
        <w:rPr>
          <w:rFonts w:ascii="Times New Roman" w:hAnsi="Times New Roman" w:cs="Times New Roman"/>
          <w:sz w:val="50"/>
          <w:szCs w:val="50"/>
        </w:rPr>
        <w:lastRenderedPageBreak/>
        <w:t xml:space="preserve">Chương </w:t>
      </w:r>
      <w:r w:rsidR="008C4464" w:rsidRPr="00E81D63">
        <w:rPr>
          <w:rFonts w:ascii="Times New Roman" w:hAnsi="Times New Roman" w:cs="Times New Roman"/>
          <w:sz w:val="50"/>
          <w:szCs w:val="50"/>
        </w:rPr>
        <w:t>II:</w:t>
      </w:r>
      <w:r w:rsidRPr="00E81D63">
        <w:rPr>
          <w:rFonts w:ascii="Times New Roman" w:hAnsi="Times New Roman" w:cs="Times New Roman"/>
          <w:sz w:val="50"/>
          <w:szCs w:val="50"/>
        </w:rPr>
        <w:t>Giới Thiệu Trang Web</w:t>
      </w:r>
      <w:bookmarkEnd w:id="6"/>
    </w:p>
    <w:p w:rsidR="000A2CD4" w:rsidRPr="00E36346" w:rsidRDefault="00C75BC6" w:rsidP="000A2CD4">
      <w:pPr>
        <w:pStyle w:val="Heading2"/>
        <w:rPr>
          <w:rFonts w:ascii="Times New Roman" w:hAnsi="Times New Roman" w:cs="Times New Roman"/>
          <w:sz w:val="40"/>
          <w:szCs w:val="40"/>
        </w:rPr>
      </w:pPr>
      <w:bookmarkStart w:id="7" w:name="_Toc533076748"/>
      <w:r w:rsidRPr="00E36346">
        <w:rPr>
          <w:rFonts w:ascii="Times New Roman" w:hAnsi="Times New Roman" w:cs="Times New Roman"/>
          <w:sz w:val="40"/>
          <w:szCs w:val="40"/>
        </w:rPr>
        <w:t>Mục tiêu đề tài.</w:t>
      </w:r>
      <w:bookmarkEnd w:id="7"/>
    </w:p>
    <w:p w:rsidR="000A2CD4" w:rsidRPr="00E36346" w:rsidRDefault="00E6461F" w:rsidP="00C75BC6">
      <w:pPr>
        <w:rPr>
          <w:rFonts w:ascii="Times New Roman" w:hAnsi="Times New Roman" w:cs="Times New Roman"/>
          <w:sz w:val="26"/>
          <w:szCs w:val="26"/>
        </w:rPr>
      </w:pPr>
      <w:r w:rsidRPr="00E36346">
        <w:rPr>
          <w:rFonts w:ascii="Times New Roman" w:hAnsi="Times New Roman" w:cs="Times New Roman"/>
          <w:sz w:val="26"/>
          <w:szCs w:val="26"/>
        </w:rPr>
        <w:t>Xuất phát từ thực tiễn khan hiếm việc làm</w:t>
      </w:r>
      <w:r w:rsidR="00C75BC6" w:rsidRPr="00E36346">
        <w:rPr>
          <w:rFonts w:ascii="Times New Roman" w:hAnsi="Times New Roman" w:cs="Times New Roman"/>
          <w:sz w:val="26"/>
          <w:szCs w:val="26"/>
        </w:rPr>
        <w:t xml:space="preserve">, nhà tuyển dụng không thể kết nối với những ứng cử viên phù hợp, chúng em đã đưa ra ý tưởng tạo ra một trang web kết nối giữa nhà tuyển dụng và người tìm việc, giải quyết nhu cầu thực tiễn xã hội đang đặt ra. </w:t>
      </w:r>
      <w:r w:rsidR="00C75BC6" w:rsidRPr="00E36346">
        <w:rPr>
          <w:rFonts w:ascii="Times New Roman" w:hAnsi="Times New Roman" w:cs="Times New Roman"/>
          <w:sz w:val="26"/>
          <w:szCs w:val="26"/>
        </w:rPr>
        <w:tab/>
      </w:r>
    </w:p>
    <w:p w:rsidR="00724F56" w:rsidRPr="00E36346" w:rsidRDefault="000A2CD4" w:rsidP="00724F56">
      <w:pPr>
        <w:pStyle w:val="Heading2"/>
        <w:rPr>
          <w:rFonts w:ascii="Times New Roman" w:hAnsi="Times New Roman" w:cs="Times New Roman"/>
          <w:sz w:val="40"/>
          <w:szCs w:val="40"/>
        </w:rPr>
      </w:pPr>
      <w:bookmarkStart w:id="8" w:name="_Toc533076749"/>
      <w:r w:rsidRPr="00E36346">
        <w:rPr>
          <w:rFonts w:ascii="Times New Roman" w:hAnsi="Times New Roman" w:cs="Times New Roman"/>
          <w:sz w:val="40"/>
          <w:szCs w:val="40"/>
        </w:rPr>
        <w:t>Đối Tượng Hướng Đến</w:t>
      </w:r>
      <w:r w:rsidR="00724F56" w:rsidRPr="00E36346">
        <w:rPr>
          <w:rFonts w:ascii="Times New Roman" w:hAnsi="Times New Roman" w:cs="Times New Roman"/>
          <w:sz w:val="40"/>
          <w:szCs w:val="40"/>
        </w:rPr>
        <w:t>.</w:t>
      </w:r>
      <w:bookmarkEnd w:id="8"/>
    </w:p>
    <w:p w:rsidR="00724F56" w:rsidRPr="00E36346" w:rsidRDefault="00724F56" w:rsidP="00724F56">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 xml:space="preserve"> Trang web hướng đến phục vụ tất cả mọi người từ người có nhu cầu tìm việc đển nhà tuyển dụng.</w:t>
      </w:r>
    </w:p>
    <w:p w:rsidR="00724F56" w:rsidRPr="00E36346" w:rsidRDefault="00724F56" w:rsidP="00724F56">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Đối với người tìm việc khi sử dụng trang web cần xác định công việc mình muốn tìm. Khi tìm được công việc phù hợp cần điền một số thông tin cơ bản để tiến hành tương tác với nhà tuyển dụng.</w:t>
      </w:r>
    </w:p>
    <w:p w:rsidR="00724F56" w:rsidRPr="00E36346" w:rsidRDefault="00724F56" w:rsidP="00724F56">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 xml:space="preserve">Đối với nhà tuyển dụng cần tạo tài khoản và khai báo chi tiết về công ty, tránh tạo ra việc ảo. Sau khi tạo tài khoản thành công, công ty có thể bắt đầu tuyển dụng. Khi đăng tin tuyển dụng, nhà tuyển dụng cần khai báo chi tiết về công việc như lương, chính sách đãi ngộ, yêu cầu, loại hình công việc (part time -  full time)… để công việc có thể dễ dàng tiếp cận với người tìm việc phù hợp. </w:t>
      </w:r>
    </w:p>
    <w:p w:rsidR="00E36346" w:rsidRDefault="00E36346">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0A2CD4" w:rsidRPr="00E36346" w:rsidRDefault="000A2CD4" w:rsidP="00E36346">
      <w:pPr>
        <w:pStyle w:val="Heading1"/>
        <w:rPr>
          <w:rFonts w:ascii="Times New Roman" w:hAnsi="Times New Roman" w:cs="Times New Roman"/>
          <w:sz w:val="50"/>
          <w:szCs w:val="50"/>
        </w:rPr>
      </w:pPr>
      <w:bookmarkStart w:id="9" w:name="_Toc533076750"/>
      <w:r w:rsidRPr="00E36346">
        <w:rPr>
          <w:rFonts w:ascii="Times New Roman" w:hAnsi="Times New Roman" w:cs="Times New Roman"/>
          <w:sz w:val="50"/>
          <w:szCs w:val="50"/>
        </w:rPr>
        <w:lastRenderedPageBreak/>
        <w:t>Chương II</w:t>
      </w:r>
      <w:r w:rsidR="008C4464" w:rsidRPr="00E36346">
        <w:rPr>
          <w:rFonts w:ascii="Times New Roman" w:hAnsi="Times New Roman" w:cs="Times New Roman"/>
          <w:sz w:val="50"/>
          <w:szCs w:val="50"/>
        </w:rPr>
        <w:t>I</w:t>
      </w:r>
      <w:r w:rsidR="00E36346" w:rsidRPr="00E36346">
        <w:rPr>
          <w:rFonts w:ascii="Times New Roman" w:hAnsi="Times New Roman" w:cs="Times New Roman"/>
          <w:sz w:val="50"/>
          <w:szCs w:val="50"/>
        </w:rPr>
        <w:t xml:space="preserve">: </w:t>
      </w:r>
      <w:r w:rsidRPr="00E36346">
        <w:rPr>
          <w:rFonts w:ascii="Times New Roman" w:hAnsi="Times New Roman" w:cs="Times New Roman"/>
          <w:sz w:val="50"/>
          <w:szCs w:val="50"/>
        </w:rPr>
        <w:t>Các Chức Năng Chính</w:t>
      </w:r>
      <w:bookmarkEnd w:id="9"/>
    </w:p>
    <w:p w:rsidR="000A2CD4" w:rsidRPr="00E36346" w:rsidRDefault="008B1807" w:rsidP="00E36346">
      <w:pPr>
        <w:pStyle w:val="Heading2"/>
        <w:numPr>
          <w:ilvl w:val="0"/>
          <w:numId w:val="14"/>
        </w:numPr>
      </w:pPr>
      <w:bookmarkStart w:id="10" w:name="_Toc533076751"/>
      <w:r w:rsidRPr="00E36346">
        <w:t>Đối với người tìm việc</w:t>
      </w:r>
      <w:bookmarkEnd w:id="10"/>
    </w:p>
    <w:p w:rsidR="008B1807" w:rsidRPr="00E36346" w:rsidRDefault="00B551B5" w:rsidP="008B1807">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Trang chủ show các công ty và công việc hàng đầu.</w:t>
      </w:r>
    </w:p>
    <w:p w:rsidR="002D1574" w:rsidRPr="00E36346" w:rsidRDefault="00E91C01" w:rsidP="002D1574">
      <w:pPr>
        <w:pStyle w:val="ListParagraph"/>
        <w:numPr>
          <w:ilvl w:val="1"/>
          <w:numId w:val="7"/>
        </w:numPr>
        <w:rPr>
          <w:rFonts w:ascii="Times New Roman" w:hAnsi="Times New Roman" w:cs="Times New Roman"/>
          <w:sz w:val="26"/>
          <w:szCs w:val="26"/>
        </w:rPr>
      </w:pPr>
      <w:r w:rsidRPr="00E36346">
        <w:rPr>
          <w:rFonts w:ascii="Times New Roman" w:hAnsi="Times New Roman" w:cs="Times New Roman"/>
          <w:b/>
          <w:noProof/>
          <w:sz w:val="26"/>
          <w:szCs w:val="26"/>
        </w:rPr>
        <mc:AlternateContent>
          <mc:Choice Requires="wps">
            <w:drawing>
              <wp:anchor distT="45720" distB="45720" distL="114300" distR="114300" simplePos="0" relativeHeight="251665408" behindDoc="0" locked="0" layoutInCell="1" allowOverlap="1" wp14:anchorId="3CDD33DC" wp14:editId="0D1B59F7">
                <wp:simplePos x="0" y="0"/>
                <wp:positionH relativeFrom="margin">
                  <wp:posOffset>952500</wp:posOffset>
                </wp:positionH>
                <wp:positionV relativeFrom="paragraph">
                  <wp:posOffset>449580</wp:posOffset>
                </wp:positionV>
                <wp:extent cx="4701540" cy="2423160"/>
                <wp:effectExtent l="0" t="0" r="3810" b="0"/>
                <wp:wrapSquare wrapText="bothSides"/>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540" cy="2423160"/>
                        </a:xfrm>
                        <a:prstGeom prst="rect">
                          <a:avLst/>
                        </a:prstGeom>
                        <a:solidFill>
                          <a:srgbClr val="FFFFFF"/>
                        </a:solidFill>
                        <a:ln w="9525">
                          <a:noFill/>
                          <a:miter lim="800000"/>
                        </a:ln>
                      </wps:spPr>
                      <wps:txbx>
                        <w:txbxContent>
                          <w:p w:rsidR="00CB3E49" w:rsidRDefault="00CB3E49" w:rsidP="00E91C01">
                            <w:r>
                              <w:rPr>
                                <w:noProof/>
                              </w:rPr>
                              <w:drawing>
                                <wp:inline distT="0" distB="0" distL="0" distR="0" wp14:anchorId="1A2E73E6" wp14:editId="3CBE9822">
                                  <wp:extent cx="41529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47" cy="23118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D33DC" id="Text Box 204" o:spid="_x0000_s1027" type="#_x0000_t202" style="position:absolute;left:0;text-align:left;margin-left:75pt;margin-top:35.4pt;width:370.2pt;height:190.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" stroked="f">
                <v:textbox>
                  <w:txbxContent>
                    <w:p w:rsidR="00CB3E49" w:rsidRDefault="00CB3E49" w:rsidP="00E91C01">
                      <w:r>
                        <w:rPr>
                          <w:noProof/>
                        </w:rPr>
                        <w:drawing>
                          <wp:inline distT="0" distB="0" distL="0" distR="0" wp14:anchorId="1A2E73E6" wp14:editId="3CBE9822">
                            <wp:extent cx="41529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47" cy="2311897"/>
                                    </a:xfrm>
                                    <a:prstGeom prst="rect">
                                      <a:avLst/>
                                    </a:prstGeom>
                                  </pic:spPr>
                                </pic:pic>
                              </a:graphicData>
                            </a:graphic>
                          </wp:inline>
                        </w:drawing>
                      </w:r>
                    </w:p>
                  </w:txbxContent>
                </v:textbox>
                <w10:wrap type="square" anchorx="margin"/>
              </v:shape>
            </w:pict>
          </mc:Fallback>
        </mc:AlternateContent>
      </w:r>
      <w:r w:rsidR="002D1574" w:rsidRPr="00E36346">
        <w:rPr>
          <w:rFonts w:ascii="Times New Roman" w:hAnsi="Times New Roman" w:cs="Times New Roman"/>
          <w:sz w:val="26"/>
          <w:szCs w:val="26"/>
        </w:rPr>
        <w:t>Với mỗi nhà tuyển dụng hàng đầu, sẽ được ưu tiên show lên trang chủ với một khung đại diện gồm Icon công ty, số công việc công ty đang tuyển.</w:t>
      </w:r>
      <w:r w:rsidR="00353E62" w:rsidRPr="00E36346">
        <w:rPr>
          <w:rFonts w:ascii="Times New Roman" w:hAnsi="Times New Roman" w:cs="Times New Roman"/>
          <w:sz w:val="26"/>
          <w:szCs w:val="26"/>
        </w:rPr>
        <w:t>-</w:t>
      </w:r>
    </w:p>
    <w:p w:rsidR="00D01FC8" w:rsidRPr="00E36346" w:rsidRDefault="00D01FC8" w:rsidP="00D01FC8">
      <w:pPr>
        <w:pStyle w:val="ListParagraph"/>
        <w:ind w:left="1440"/>
        <w:rPr>
          <w:rFonts w:ascii="Times New Roman" w:hAnsi="Times New Roman" w:cs="Times New Roman"/>
          <w:sz w:val="26"/>
          <w:szCs w:val="26"/>
        </w:rPr>
      </w:pPr>
    </w:p>
    <w:p w:rsidR="00CC7390" w:rsidRPr="00E36346" w:rsidRDefault="00353E62" w:rsidP="00CC7390">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Khi click vào những công ty hàng đầu này thì sẽ chuyển sang một trang khác, và trong trang đó sẽ hiện lên tất cả các công việc hiện tại mà công ty này đang tuyển.</w:t>
      </w:r>
    </w:p>
    <w:p w:rsidR="00E91C01" w:rsidRPr="00E36346" w:rsidRDefault="00353E62" w:rsidP="00A73F86">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t xml:space="preserve">Phía trên là xuất hiện ảnh công ty và một số thông tin </w:t>
      </w:r>
      <w:r w:rsidR="00CC7390" w:rsidRPr="00E36346">
        <w:rPr>
          <w:rFonts w:ascii="Times New Roman" w:hAnsi="Times New Roman" w:cs="Times New Roman"/>
          <w:sz w:val="26"/>
          <w:szCs w:val="26"/>
        </w:rPr>
        <w:t>của công ty đó</w:t>
      </w:r>
    </w:p>
    <w:p w:rsidR="00E91C01" w:rsidRPr="00E36346" w:rsidRDefault="00E91C01" w:rsidP="00E91C01">
      <w:pPr>
        <w:pStyle w:val="ListParagraph"/>
        <w:rPr>
          <w:rFonts w:ascii="Times New Roman" w:hAnsi="Times New Roman" w:cs="Times New Roman"/>
          <w:sz w:val="26"/>
          <w:szCs w:val="26"/>
        </w:rPr>
      </w:pPr>
    </w:p>
    <w:p w:rsidR="00E91C01" w:rsidRPr="00E36346" w:rsidRDefault="00F26136" w:rsidP="00E91C01">
      <w:pPr>
        <w:pStyle w:val="ListParagraph"/>
        <w:rPr>
          <w:rFonts w:ascii="Times New Roman" w:hAnsi="Times New Roman" w:cs="Times New Roman"/>
          <w:sz w:val="26"/>
          <w:szCs w:val="26"/>
        </w:rPr>
      </w:pPr>
      <w:r w:rsidRPr="00E36346">
        <w:rPr>
          <w:rFonts w:ascii="Times New Roman" w:hAnsi="Times New Roman" w:cs="Times New Roman"/>
          <w:b/>
          <w:noProof/>
          <w:sz w:val="26"/>
          <w:szCs w:val="26"/>
        </w:rPr>
        <mc:AlternateContent>
          <mc:Choice Requires="wps">
            <w:drawing>
              <wp:anchor distT="45720" distB="45720" distL="114300" distR="114300" simplePos="0" relativeHeight="251667456" behindDoc="0" locked="0" layoutInCell="1" allowOverlap="1" wp14:anchorId="4AF4A4A9" wp14:editId="265DB9E4">
                <wp:simplePos x="0" y="0"/>
                <wp:positionH relativeFrom="margin">
                  <wp:posOffset>335280</wp:posOffset>
                </wp:positionH>
                <wp:positionV relativeFrom="paragraph">
                  <wp:posOffset>7620</wp:posOffset>
                </wp:positionV>
                <wp:extent cx="5227320" cy="266700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2667000"/>
                        </a:xfrm>
                        <a:prstGeom prst="rect">
                          <a:avLst/>
                        </a:prstGeom>
                        <a:solidFill>
                          <a:srgbClr val="FFFFFF"/>
                        </a:solidFill>
                        <a:ln w="9525">
                          <a:noFill/>
                          <a:miter lim="800000"/>
                        </a:ln>
                      </wps:spPr>
                      <wps:txbx>
                        <w:txbxContent>
                          <w:p w:rsidR="00CB3E49" w:rsidRDefault="00CB3E49" w:rsidP="00F26136">
                            <w:pPr>
                              <w:jc w:val="center"/>
                            </w:pPr>
                            <w:r>
                              <w:rPr>
                                <w:noProof/>
                              </w:rPr>
                              <w:drawing>
                                <wp:inline distT="0" distB="0" distL="0" distR="0" wp14:anchorId="4618666E" wp14:editId="44AD5430">
                                  <wp:extent cx="4099560" cy="232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560" cy="23228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4A4A9" id="Text Box 6" o:spid="_x0000_s1028" type="#_x0000_t202" style="position:absolute;left:0;text-align:left;margin-left:26.4pt;margin-top:.6pt;width:411.6pt;height:21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" stroked="f">
                <v:textbox>
                  <w:txbxContent>
                    <w:p w:rsidR="00CB3E49" w:rsidRDefault="00CB3E49" w:rsidP="00F26136">
                      <w:pPr>
                        <w:jc w:val="center"/>
                      </w:pPr>
                      <w:r>
                        <w:rPr>
                          <w:noProof/>
                        </w:rPr>
                        <w:drawing>
                          <wp:inline distT="0" distB="0" distL="0" distR="0" wp14:anchorId="4618666E" wp14:editId="44AD5430">
                            <wp:extent cx="4099560" cy="232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560" cy="2322830"/>
                                    </a:xfrm>
                                    <a:prstGeom prst="rect">
                                      <a:avLst/>
                                    </a:prstGeom>
                                  </pic:spPr>
                                </pic:pic>
                              </a:graphicData>
                            </a:graphic>
                          </wp:inline>
                        </w:drawing>
                      </w:r>
                    </w:p>
                  </w:txbxContent>
                </v:textbox>
                <w10:wrap type="square" anchorx="margin"/>
              </v:shape>
            </w:pict>
          </mc:Fallback>
        </mc:AlternateContent>
      </w:r>
    </w:p>
    <w:p w:rsidR="00E91C01" w:rsidRPr="00E36346" w:rsidRDefault="00E91C01"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CC7390" w:rsidP="00E91C01">
      <w:pPr>
        <w:pStyle w:val="ListParagraph"/>
        <w:rPr>
          <w:rFonts w:ascii="Times New Roman" w:hAnsi="Times New Roman" w:cs="Times New Roman"/>
          <w:sz w:val="26"/>
          <w:szCs w:val="26"/>
        </w:rPr>
      </w:pPr>
    </w:p>
    <w:p w:rsidR="00CC7390" w:rsidRPr="00E36346" w:rsidRDefault="00501DB3" w:rsidP="00A73F86">
      <w:pPr>
        <w:pStyle w:val="ListParagraph"/>
        <w:numPr>
          <w:ilvl w:val="1"/>
          <w:numId w:val="7"/>
        </w:numPr>
        <w:rPr>
          <w:rFonts w:ascii="Times New Roman" w:hAnsi="Times New Roman" w:cs="Times New Roman"/>
          <w:sz w:val="26"/>
          <w:szCs w:val="26"/>
        </w:rPr>
      </w:pPr>
      <w:r w:rsidRPr="00E36346">
        <w:rPr>
          <w:rFonts w:ascii="Times New Roman" w:hAnsi="Times New Roman" w:cs="Times New Roman"/>
          <w:noProof/>
          <w:sz w:val="26"/>
          <w:szCs w:val="26"/>
        </w:rPr>
        <w:lastRenderedPageBreak/>
        <mc:AlternateContent>
          <mc:Choice Requires="wps">
            <w:drawing>
              <wp:anchor distT="45720" distB="45720" distL="114300" distR="114300" simplePos="0" relativeHeight="251669504" behindDoc="0" locked="0" layoutInCell="1" allowOverlap="1" wp14:anchorId="69196F66" wp14:editId="0FD39C2F">
                <wp:simplePos x="0" y="0"/>
                <wp:positionH relativeFrom="margin">
                  <wp:align>center</wp:align>
                </wp:positionH>
                <wp:positionV relativeFrom="paragraph">
                  <wp:posOffset>575945</wp:posOffset>
                </wp:positionV>
                <wp:extent cx="5654040" cy="2423160"/>
                <wp:effectExtent l="0" t="0" r="381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2423160"/>
                        </a:xfrm>
                        <a:prstGeom prst="rect">
                          <a:avLst/>
                        </a:prstGeom>
                        <a:solidFill>
                          <a:srgbClr val="FFFFFF"/>
                        </a:solidFill>
                        <a:ln w="9525">
                          <a:noFill/>
                          <a:miter lim="800000"/>
                        </a:ln>
                      </wps:spPr>
                      <wps:txbx>
                        <w:txbxContent>
                          <w:p w:rsidR="00CB3E49" w:rsidRDefault="00CB3E49" w:rsidP="00F26136">
                            <w:pPr>
                              <w:jc w:val="center"/>
                            </w:pPr>
                            <w:r>
                              <w:rPr>
                                <w:noProof/>
                              </w:rPr>
                              <w:drawing>
                                <wp:inline distT="0" distB="0" distL="0" distR="0" wp14:anchorId="46F8EF43" wp14:editId="56232595">
                                  <wp:extent cx="4128135" cy="23228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8135" cy="2322830"/>
                                          </a:xfrm>
                                          <a:prstGeom prst="rect">
                                            <a:avLst/>
                                          </a:prstGeom>
                                        </pic:spPr>
                                      </pic:pic>
                                    </a:graphicData>
                                  </a:graphic>
                                </wp:inline>
                              </w:drawing>
                            </w:r>
                            <w:r>
                              <w:rPr>
                                <w:noProof/>
                              </w:rPr>
                              <w:drawing>
                                <wp:inline distT="0" distB="0" distL="0" distR="0" wp14:anchorId="1207D052" wp14:editId="4825F7D4">
                                  <wp:extent cx="4168775" cy="23228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775" cy="23228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96F66" id="Text Box 10" o:spid="_x0000_s1029" type="#_x0000_t202" style="position:absolute;left:0;text-align:left;margin-left:0;margin-top:45.35pt;width:445.2pt;height:190.8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" stroked="f">
                <v:textbox>
                  <w:txbxContent>
                    <w:p w:rsidR="00CB3E49" w:rsidRDefault="00CB3E49" w:rsidP="00F26136">
                      <w:pPr>
                        <w:jc w:val="center"/>
                      </w:pPr>
                      <w:r>
                        <w:rPr>
                          <w:noProof/>
                        </w:rPr>
                        <w:drawing>
                          <wp:inline distT="0" distB="0" distL="0" distR="0" wp14:anchorId="46F8EF43" wp14:editId="56232595">
                            <wp:extent cx="4128135" cy="23228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8135" cy="2322830"/>
                                    </a:xfrm>
                                    <a:prstGeom prst="rect">
                                      <a:avLst/>
                                    </a:prstGeom>
                                  </pic:spPr>
                                </pic:pic>
                              </a:graphicData>
                            </a:graphic>
                          </wp:inline>
                        </w:drawing>
                      </w:r>
                      <w:r>
                        <w:rPr>
                          <w:noProof/>
                        </w:rPr>
                        <w:drawing>
                          <wp:inline distT="0" distB="0" distL="0" distR="0" wp14:anchorId="1207D052" wp14:editId="4825F7D4">
                            <wp:extent cx="4168775" cy="23228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775" cy="2322830"/>
                                    </a:xfrm>
                                    <a:prstGeom prst="rect">
                                      <a:avLst/>
                                    </a:prstGeom>
                                  </pic:spPr>
                                </pic:pic>
                              </a:graphicData>
                            </a:graphic>
                          </wp:inline>
                        </w:drawing>
                      </w:r>
                    </w:p>
                  </w:txbxContent>
                </v:textbox>
                <w10:wrap type="square" anchorx="margin"/>
              </v:shape>
            </w:pict>
          </mc:Fallback>
        </mc:AlternateContent>
      </w:r>
      <w:r w:rsidR="00CC7390" w:rsidRPr="00E36346">
        <w:rPr>
          <w:rFonts w:ascii="Times New Roman" w:hAnsi="Times New Roman" w:cs="Times New Roman"/>
          <w:sz w:val="26"/>
          <w:szCs w:val="26"/>
        </w:rPr>
        <w:t>Phía dưới là sẽ hiện ra tất cả các công việc mà công ty hiện đang tuyển.</w:t>
      </w:r>
    </w:p>
    <w:p w:rsidR="00CC7390" w:rsidRPr="000532D6" w:rsidRDefault="00CC7390" w:rsidP="000532D6">
      <w:pPr>
        <w:rPr>
          <w:rFonts w:ascii="Times New Roman" w:hAnsi="Times New Roman" w:cs="Times New Roman"/>
          <w:sz w:val="26"/>
          <w:szCs w:val="26"/>
        </w:rPr>
      </w:pPr>
    </w:p>
    <w:p w:rsidR="00CC7390" w:rsidRPr="00E36346" w:rsidRDefault="00A73F86" w:rsidP="00034D12">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 xml:space="preserve">Khi click vào những công việc đã hiện lên </w:t>
      </w:r>
      <w:r w:rsidR="00034D12" w:rsidRPr="00E36346">
        <w:rPr>
          <w:rFonts w:ascii="Times New Roman" w:hAnsi="Times New Roman" w:cs="Times New Roman"/>
          <w:sz w:val="26"/>
          <w:szCs w:val="26"/>
        </w:rPr>
        <w:t>sẽ hiện lên một trang khác:</w:t>
      </w:r>
    </w:p>
    <w:p w:rsidR="00034D12" w:rsidRPr="00E36346" w:rsidRDefault="004B058C" w:rsidP="00AF50A0">
      <w:pPr>
        <w:pStyle w:val="ListParagraph"/>
        <w:numPr>
          <w:ilvl w:val="1"/>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14:anchorId="52D92118" wp14:editId="6ED77759">
                <wp:simplePos x="0" y="0"/>
                <wp:positionH relativeFrom="margin">
                  <wp:align>left</wp:align>
                </wp:positionH>
                <wp:positionV relativeFrom="paragraph">
                  <wp:posOffset>3352800</wp:posOffset>
                </wp:positionV>
                <wp:extent cx="5758815" cy="2714625"/>
                <wp:effectExtent l="0" t="0" r="0" b="9525"/>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2714625"/>
                        </a:xfrm>
                        <a:prstGeom prst="rect">
                          <a:avLst/>
                        </a:prstGeom>
                        <a:solidFill>
                          <a:srgbClr val="FFFFFF"/>
                        </a:solidFill>
                        <a:ln w="9525">
                          <a:noFill/>
                          <a:miter lim="800000"/>
                        </a:ln>
                      </wps:spPr>
                      <wps:txbx>
                        <w:txbxContent>
                          <w:p w:rsidR="00CB3E49" w:rsidRDefault="00CB3E49" w:rsidP="004B058C">
                            <w:pPr>
                              <w:jc w:val="center"/>
                            </w:pPr>
                            <w:r>
                              <w:rPr>
                                <w:noProof/>
                              </w:rPr>
                              <w:drawing>
                                <wp:inline distT="0" distB="0" distL="0" distR="0" wp14:anchorId="2BA5A3B1" wp14:editId="11984E8D">
                                  <wp:extent cx="4208145" cy="23431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8145" cy="2343150"/>
                                          </a:xfrm>
                                          <a:prstGeom prst="rect">
                                            <a:avLst/>
                                          </a:prstGeom>
                                        </pic:spPr>
                                      </pic:pic>
                                    </a:graphicData>
                                  </a:graphic>
                                </wp:inline>
                              </w:drawing>
                            </w:r>
                          </w:p>
                          <w:p w:rsidR="00CB3E49" w:rsidRDefault="00CB3E49" w:rsidP="002F7E00"/>
                          <w:p w:rsidR="00CB3E49" w:rsidRDefault="00CB3E49" w:rsidP="002F7E00"/>
                          <w:p w:rsidR="00CB3E49" w:rsidRDefault="00CB3E49" w:rsidP="002F7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92118" id="Text Box 27" o:spid="_x0000_s1030" type="#_x0000_t202" style="position:absolute;left:0;text-align:left;margin-left:0;margin-top:264pt;width:453.45pt;height:213.7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" stroked="f">
                <v:textbox>
                  <w:txbxContent>
                    <w:p w:rsidR="00CB3E49" w:rsidRDefault="00CB3E49" w:rsidP="004B058C">
                      <w:pPr>
                        <w:jc w:val="center"/>
                      </w:pPr>
                      <w:r>
                        <w:rPr>
                          <w:noProof/>
                        </w:rPr>
                        <w:drawing>
                          <wp:inline distT="0" distB="0" distL="0" distR="0" wp14:anchorId="2BA5A3B1" wp14:editId="11984E8D">
                            <wp:extent cx="4208145" cy="23431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8145" cy="2343150"/>
                                    </a:xfrm>
                                    <a:prstGeom prst="rect">
                                      <a:avLst/>
                                    </a:prstGeom>
                                  </pic:spPr>
                                </pic:pic>
                              </a:graphicData>
                            </a:graphic>
                          </wp:inline>
                        </w:drawing>
                      </w:r>
                    </w:p>
                    <w:p w:rsidR="00CB3E49" w:rsidRDefault="00CB3E49" w:rsidP="002F7E00"/>
                    <w:p w:rsidR="00CB3E49" w:rsidRDefault="00CB3E49" w:rsidP="002F7E00"/>
                    <w:p w:rsidR="00CB3E49" w:rsidRDefault="00CB3E49" w:rsidP="002F7E00"/>
                  </w:txbxContent>
                </v:textbox>
                <w10:wrap type="topAndBottom" anchorx="margin"/>
              </v:shape>
            </w:pict>
          </mc:Fallback>
        </mc:AlternateContent>
      </w:r>
      <w:r w:rsidRPr="00E36346">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01DA1200" wp14:editId="25F14AF7">
                <wp:simplePos x="0" y="0"/>
                <wp:positionH relativeFrom="margin">
                  <wp:align>right</wp:align>
                </wp:positionH>
                <wp:positionV relativeFrom="paragraph">
                  <wp:posOffset>510540</wp:posOffset>
                </wp:positionV>
                <wp:extent cx="5577840" cy="2581275"/>
                <wp:effectExtent l="0" t="0" r="3810" b="952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581275"/>
                        </a:xfrm>
                        <a:prstGeom prst="rect">
                          <a:avLst/>
                        </a:prstGeom>
                        <a:solidFill>
                          <a:srgbClr val="FFFFFF"/>
                        </a:solidFill>
                        <a:ln w="9525">
                          <a:noFill/>
                          <a:miter lim="800000"/>
                        </a:ln>
                      </wps:spPr>
                      <wps:txbx>
                        <w:txbxContent>
                          <w:p w:rsidR="00CB3E49" w:rsidRDefault="00CB3E49" w:rsidP="004B058C">
                            <w:pPr>
                              <w:jc w:val="center"/>
                            </w:pPr>
                            <w:r>
                              <w:rPr>
                                <w:noProof/>
                              </w:rPr>
                              <w:drawing>
                                <wp:inline distT="0" distB="0" distL="0" distR="0" wp14:anchorId="5EE4CF1F" wp14:editId="0AEAD240">
                                  <wp:extent cx="4627880" cy="2352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168" cy="23660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A1200" id="Text Box 15" o:spid="_x0000_s1031" type="#_x0000_t202" style="position:absolute;left:0;text-align:left;margin-left:388pt;margin-top:40.2pt;width:439.2pt;height:203.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" stroked="f">
                <v:textbox>
                  <w:txbxContent>
                    <w:p w:rsidR="00CB3E49" w:rsidRDefault="00CB3E49" w:rsidP="004B058C">
                      <w:pPr>
                        <w:jc w:val="center"/>
                      </w:pPr>
                      <w:r>
                        <w:rPr>
                          <w:noProof/>
                        </w:rPr>
                        <w:drawing>
                          <wp:inline distT="0" distB="0" distL="0" distR="0" wp14:anchorId="5EE4CF1F" wp14:editId="0AEAD240">
                            <wp:extent cx="4627880" cy="2352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168" cy="2366039"/>
                                    </a:xfrm>
                                    <a:prstGeom prst="rect">
                                      <a:avLst/>
                                    </a:prstGeom>
                                  </pic:spPr>
                                </pic:pic>
                              </a:graphicData>
                            </a:graphic>
                          </wp:inline>
                        </w:drawing>
                      </w:r>
                    </w:p>
                  </w:txbxContent>
                </v:textbox>
                <w10:wrap type="topAndBottom" anchorx="margin"/>
              </v:shape>
            </w:pict>
          </mc:Fallback>
        </mc:AlternateContent>
      </w:r>
      <w:r w:rsidR="00034D12" w:rsidRPr="00E36346">
        <w:rPr>
          <w:rFonts w:ascii="Times New Roman" w:hAnsi="Times New Roman" w:cs="Times New Roman"/>
          <w:sz w:val="26"/>
          <w:szCs w:val="26"/>
        </w:rPr>
        <w:t>Bên trang là sẽ hiện lên cho người tìm việc hình dung được cách thức cũng như môitrường làm việc thông qua một bức anh.</w:t>
      </w:r>
    </w:p>
    <w:p w:rsidR="00AF50A0" w:rsidRPr="00E36346" w:rsidRDefault="00AF50A0" w:rsidP="00034D12">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lastRenderedPageBreak/>
        <w:t xml:space="preserve">Bên dưới là cho người tìm việc thấy được yêu cầu, thời gian và kinh nghiệm mà công việc đó yêu cầu, </w:t>
      </w:r>
      <w:r w:rsidR="002F7E00" w:rsidRPr="00E36346">
        <w:rPr>
          <w:rFonts w:ascii="Times New Roman" w:hAnsi="Times New Roman" w:cs="Times New Roman"/>
          <w:sz w:val="26"/>
          <w:szCs w:val="26"/>
        </w:rPr>
        <w:t>cũng như một Button để nạp hồ sơ.</w:t>
      </w:r>
    </w:p>
    <w:p w:rsidR="002F7E00" w:rsidRPr="00E36346" w:rsidRDefault="004B058C" w:rsidP="002F7E00">
      <w:pPr>
        <w:pStyle w:val="ListParagraph"/>
        <w:ind w:left="1440"/>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77696" behindDoc="0" locked="0" layoutInCell="1" allowOverlap="1" wp14:anchorId="285A5C71" wp14:editId="2D993365">
                <wp:simplePos x="0" y="0"/>
                <wp:positionH relativeFrom="margin">
                  <wp:align>left</wp:align>
                </wp:positionH>
                <wp:positionV relativeFrom="paragraph">
                  <wp:posOffset>164464</wp:posOffset>
                </wp:positionV>
                <wp:extent cx="5577840" cy="2619375"/>
                <wp:effectExtent l="0" t="0" r="3810" b="952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619375"/>
                        </a:xfrm>
                        <a:prstGeom prst="rect">
                          <a:avLst/>
                        </a:prstGeom>
                        <a:solidFill>
                          <a:srgbClr val="FFFFFF"/>
                        </a:solidFill>
                        <a:ln w="9525">
                          <a:noFill/>
                          <a:miter lim="800000"/>
                        </a:ln>
                      </wps:spPr>
                      <wps:txbx>
                        <w:txbxContent>
                          <w:p w:rsidR="00CB3E49" w:rsidRDefault="00CB3E49" w:rsidP="004B058C">
                            <w:pPr>
                              <w:jc w:val="center"/>
                            </w:pPr>
                            <w:r>
                              <w:rPr>
                                <w:noProof/>
                              </w:rPr>
                              <w:drawing>
                                <wp:inline distT="0" distB="0" distL="0" distR="0" wp14:anchorId="5EDE86E2" wp14:editId="19E9674B">
                                  <wp:extent cx="4241165" cy="2495240"/>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2710" cy="2513799"/>
                                          </a:xfrm>
                                          <a:prstGeom prst="rect">
                                            <a:avLst/>
                                          </a:prstGeom>
                                        </pic:spPr>
                                      </pic:pic>
                                    </a:graphicData>
                                  </a:graphic>
                                </wp:inline>
                              </w:drawing>
                            </w:r>
                          </w:p>
                          <w:p w:rsidR="00CB3E49" w:rsidRDefault="00CB3E49" w:rsidP="006C1C1D"/>
                          <w:p w:rsidR="00CB3E49" w:rsidRDefault="00CB3E49" w:rsidP="006C1C1D"/>
                          <w:p w:rsidR="00CB3E49" w:rsidRDefault="00CB3E49" w:rsidP="006C1C1D"/>
                          <w:p w:rsidR="00CB3E49" w:rsidRDefault="00CB3E49" w:rsidP="006C1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A5C71" id="Text Box 31" o:spid="_x0000_s1032" type="#_x0000_t202" style="position:absolute;left:0;text-align:left;margin-left:0;margin-top:12.95pt;width:439.2pt;height:206.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" stroked="f">
                <v:textbox>
                  <w:txbxContent>
                    <w:p w:rsidR="00CB3E49" w:rsidRDefault="00CB3E49" w:rsidP="004B058C">
                      <w:pPr>
                        <w:jc w:val="center"/>
                      </w:pPr>
                      <w:r>
                        <w:rPr>
                          <w:noProof/>
                        </w:rPr>
                        <w:drawing>
                          <wp:inline distT="0" distB="0" distL="0" distR="0" wp14:anchorId="5EDE86E2" wp14:editId="19E9674B">
                            <wp:extent cx="4241165" cy="2495240"/>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2710" cy="2513799"/>
                                    </a:xfrm>
                                    <a:prstGeom prst="rect">
                                      <a:avLst/>
                                    </a:prstGeom>
                                  </pic:spPr>
                                </pic:pic>
                              </a:graphicData>
                            </a:graphic>
                          </wp:inline>
                        </w:drawing>
                      </w:r>
                    </w:p>
                    <w:p w:rsidR="00CB3E49" w:rsidRDefault="00CB3E49" w:rsidP="006C1C1D"/>
                    <w:p w:rsidR="00CB3E49" w:rsidRDefault="00CB3E49" w:rsidP="006C1C1D"/>
                    <w:p w:rsidR="00CB3E49" w:rsidRDefault="00CB3E49" w:rsidP="006C1C1D"/>
                    <w:p w:rsidR="00CB3E49" w:rsidRDefault="00CB3E49" w:rsidP="006C1C1D"/>
                  </w:txbxContent>
                </v:textbox>
                <w10:wrap type="square" anchorx="margin"/>
              </v:shape>
            </w:pict>
          </mc:Fallback>
        </mc:AlternateContent>
      </w:r>
    </w:p>
    <w:p w:rsidR="00AF50A0" w:rsidRPr="00E36346" w:rsidRDefault="00220496" w:rsidP="00AF50A0">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Click vào Button ứng tuyển sẽ hiện lên một form để người xin việc nhập thông tin cá nhân củ</w:t>
      </w:r>
      <w:r w:rsidR="004B058C" w:rsidRPr="00E36346">
        <w:rPr>
          <w:rFonts w:ascii="Times New Roman" w:hAnsi="Times New Roman" w:cs="Times New Roman"/>
          <w:sz w:val="26"/>
          <w:szCs w:val="26"/>
        </w:rPr>
        <w:t>a người ứng tuyển</w:t>
      </w:r>
      <w:r w:rsidRPr="00E36346">
        <w:rPr>
          <w:rFonts w:ascii="Times New Roman" w:hAnsi="Times New Roman" w:cs="Times New Roman"/>
          <w:sz w:val="26"/>
          <w:szCs w:val="26"/>
        </w:rPr>
        <w:t xml:space="preserve">, </w:t>
      </w:r>
    </w:p>
    <w:p w:rsidR="00AF50A0" w:rsidRPr="00E36346" w:rsidRDefault="00AF50A0" w:rsidP="00AF50A0">
      <w:pPr>
        <w:rPr>
          <w:rFonts w:ascii="Times New Roman" w:hAnsi="Times New Roman" w:cs="Times New Roman"/>
          <w:sz w:val="26"/>
          <w:szCs w:val="26"/>
        </w:rPr>
      </w:pPr>
    </w:p>
    <w:p w:rsidR="00AF50A0" w:rsidRPr="00E36346" w:rsidRDefault="00D21CFD" w:rsidP="00D21CFD">
      <w:pPr>
        <w:pStyle w:val="ListParagraph"/>
        <w:numPr>
          <w:ilvl w:val="0"/>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79744" behindDoc="0" locked="0" layoutInCell="1" allowOverlap="1" wp14:anchorId="121ABA13" wp14:editId="26611CBB">
                <wp:simplePos x="0" y="0"/>
                <wp:positionH relativeFrom="margin">
                  <wp:posOffset>114300</wp:posOffset>
                </wp:positionH>
                <wp:positionV relativeFrom="paragraph">
                  <wp:posOffset>492125</wp:posOffset>
                </wp:positionV>
                <wp:extent cx="5577840" cy="762000"/>
                <wp:effectExtent l="0" t="0" r="381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762000"/>
                        </a:xfrm>
                        <a:prstGeom prst="rect">
                          <a:avLst/>
                        </a:prstGeom>
                        <a:solidFill>
                          <a:srgbClr val="FFFFFF"/>
                        </a:solidFill>
                        <a:ln w="9525">
                          <a:noFill/>
                          <a:miter lim="800000"/>
                        </a:ln>
                      </wps:spPr>
                      <wps:txbx>
                        <w:txbxContent>
                          <w:p w:rsidR="00CB3E49" w:rsidRDefault="00CB3E49" w:rsidP="00D21CFD">
                            <w:r>
                              <w:t xml:space="preserve"> </w:t>
                            </w:r>
                            <w:r>
                              <w:rPr>
                                <w:noProof/>
                              </w:rPr>
                              <w:drawing>
                                <wp:inline distT="0" distB="0" distL="0" distR="0" wp14:anchorId="7526BC4E" wp14:editId="6A130108">
                                  <wp:extent cx="5386070" cy="40576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405765"/>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ABA13" id="Text Box 5" o:spid="_x0000_s1033" type="#_x0000_t202" style="position:absolute;left:0;text-align:left;margin-left:9pt;margin-top:38.75pt;width:439.2pt;height:60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" stroked="f">
                <v:textbox>
                  <w:txbxContent>
                    <w:p w:rsidR="00CB3E49" w:rsidRDefault="00CB3E49" w:rsidP="00D21CFD">
                      <w:r>
                        <w:t xml:space="preserve"> </w:t>
                      </w:r>
                      <w:r>
                        <w:rPr>
                          <w:noProof/>
                        </w:rPr>
                        <w:drawing>
                          <wp:inline distT="0" distB="0" distL="0" distR="0" wp14:anchorId="7526BC4E" wp14:editId="6A130108">
                            <wp:extent cx="5386070" cy="40576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405765"/>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v:textbox>
                <w10:wrap type="square" anchorx="margin"/>
              </v:shape>
            </w:pict>
          </mc:Fallback>
        </mc:AlternateContent>
      </w:r>
      <w:r w:rsidRPr="00E36346">
        <w:rPr>
          <w:rFonts w:ascii="Times New Roman" w:hAnsi="Times New Roman" w:cs="Times New Roman"/>
          <w:sz w:val="26"/>
          <w:szCs w:val="26"/>
        </w:rPr>
        <w:t>Trang tìm kiếm theo tên công việc sẽ có một thanh search để nhập tên công việc mà người tìm việc muốn làm, và một button để khi click sẽ lấy thông tin đã nhập đi tìm kiếm.</w:t>
      </w:r>
    </w:p>
    <w:p w:rsidR="00D21CFD" w:rsidRPr="00E36346" w:rsidRDefault="00007336" w:rsidP="00D21CFD">
      <w:pPr>
        <w:pStyle w:val="ListParagraph"/>
        <w:numPr>
          <w:ilvl w:val="1"/>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81792" behindDoc="0" locked="0" layoutInCell="1" allowOverlap="1" wp14:anchorId="354EE43E" wp14:editId="2E96E243">
                <wp:simplePos x="0" y="0"/>
                <wp:positionH relativeFrom="margin">
                  <wp:align>left</wp:align>
                </wp:positionH>
                <wp:positionV relativeFrom="paragraph">
                  <wp:posOffset>1372235</wp:posOffset>
                </wp:positionV>
                <wp:extent cx="6387465" cy="1971675"/>
                <wp:effectExtent l="0" t="0" r="0" b="95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7465" cy="1971675"/>
                        </a:xfrm>
                        <a:prstGeom prst="rect">
                          <a:avLst/>
                        </a:prstGeom>
                        <a:solidFill>
                          <a:srgbClr val="FFFFFF"/>
                        </a:solidFill>
                        <a:ln w="9525">
                          <a:noFill/>
                          <a:miter lim="800000"/>
                        </a:ln>
                      </wps:spPr>
                      <wps:txbx>
                        <w:txbxContent>
                          <w:p w:rsidR="00CB3E49" w:rsidRDefault="00CB3E49" w:rsidP="00007336">
                            <w:pPr>
                              <w:jc w:val="center"/>
                            </w:pPr>
                            <w:r>
                              <w:rPr>
                                <w:noProof/>
                              </w:rPr>
                              <w:drawing>
                                <wp:inline distT="0" distB="0" distL="0" distR="0" wp14:anchorId="5FD04CD1" wp14:editId="194B7982">
                                  <wp:extent cx="5429250"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1647825"/>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E43E" id="Text Box 11" o:spid="_x0000_s1034" type="#_x0000_t202" style="position:absolute;left:0;text-align:left;margin-left:0;margin-top:108.05pt;width:502.95pt;height:15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" stroked="f">
                <v:textbox>
                  <w:txbxContent>
                    <w:p w:rsidR="00CB3E49" w:rsidRDefault="00CB3E49" w:rsidP="00007336">
                      <w:pPr>
                        <w:jc w:val="center"/>
                      </w:pPr>
                      <w:r>
                        <w:rPr>
                          <w:noProof/>
                        </w:rPr>
                        <w:drawing>
                          <wp:inline distT="0" distB="0" distL="0" distR="0" wp14:anchorId="5FD04CD1" wp14:editId="194B7982">
                            <wp:extent cx="5429250"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1647825"/>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v:textbox>
                <w10:wrap type="square" anchorx="margin"/>
              </v:shape>
            </w:pict>
          </mc:Fallback>
        </mc:AlternateContent>
      </w:r>
      <w:r w:rsidR="00D21CFD" w:rsidRPr="00E36346">
        <w:rPr>
          <w:rFonts w:ascii="Times New Roman" w:hAnsi="Times New Roman" w:cs="Times New Roman"/>
          <w:sz w:val="26"/>
          <w:szCs w:val="26"/>
        </w:rPr>
        <w:t>Sau khi tìm kiếm sẽ hiển thị ra tên công việc có tên giống với dữ liệu mà người dùng nhập vào khi search.</w:t>
      </w:r>
    </w:p>
    <w:p w:rsidR="00D21CFD" w:rsidRPr="00E36346" w:rsidRDefault="00D21CFD" w:rsidP="00D21CFD">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lastRenderedPageBreak/>
        <w:t>Ở phần header sẽ có phân công việc theo từng ngành khác nhau và cụ thể là những ngành sau:</w:t>
      </w:r>
    </w:p>
    <w:p w:rsidR="00AF50A0" w:rsidRPr="00E36346" w:rsidRDefault="00D21CFD" w:rsidP="00AF50A0">
      <w:p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83840" behindDoc="0" locked="0" layoutInCell="1" allowOverlap="1" wp14:anchorId="234E1B5E" wp14:editId="067CBADF">
                <wp:simplePos x="0" y="0"/>
                <wp:positionH relativeFrom="margin">
                  <wp:posOffset>0</wp:posOffset>
                </wp:positionH>
                <wp:positionV relativeFrom="paragraph">
                  <wp:posOffset>339090</wp:posOffset>
                </wp:positionV>
                <wp:extent cx="5577840" cy="762000"/>
                <wp:effectExtent l="0" t="0" r="3810" b="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762000"/>
                        </a:xfrm>
                        <a:prstGeom prst="rect">
                          <a:avLst/>
                        </a:prstGeom>
                        <a:solidFill>
                          <a:srgbClr val="FFFFFF"/>
                        </a:solidFill>
                        <a:ln w="9525">
                          <a:noFill/>
                          <a:miter lim="800000"/>
                        </a:ln>
                      </wps:spPr>
                      <wps:txbx>
                        <w:txbxContent>
                          <w:p w:rsidR="00CB3E49" w:rsidRDefault="00CB3E49" w:rsidP="00D21CFD">
                            <w:r>
                              <w:t xml:space="preserve"> </w:t>
                            </w:r>
                            <w:r>
                              <w:rPr>
                                <w:noProof/>
                              </w:rPr>
                              <w:drawing>
                                <wp:inline distT="0" distB="0" distL="0" distR="0" wp14:anchorId="2B166814" wp14:editId="19B7E0CC">
                                  <wp:extent cx="5386070" cy="24511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245110"/>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E1B5E" id="Text Box 23" o:spid="_x0000_s1035" type="#_x0000_t202" style="position:absolute;margin-left:0;margin-top:26.7pt;width:439.2pt;height:60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" stroked="f">
                <v:textbox>
                  <w:txbxContent>
                    <w:p w:rsidR="00CB3E49" w:rsidRDefault="00CB3E49" w:rsidP="00D21CFD">
                      <w:r>
                        <w:t xml:space="preserve"> </w:t>
                      </w:r>
                      <w:r>
                        <w:rPr>
                          <w:noProof/>
                        </w:rPr>
                        <w:drawing>
                          <wp:inline distT="0" distB="0" distL="0" distR="0" wp14:anchorId="2B166814" wp14:editId="19B7E0CC">
                            <wp:extent cx="5386070" cy="24511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245110"/>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v:textbox>
                <w10:wrap type="topAndBottom" anchorx="margin"/>
              </v:shape>
            </w:pict>
          </mc:Fallback>
        </mc:AlternateContent>
      </w:r>
    </w:p>
    <w:p w:rsidR="00D21CFD" w:rsidRPr="00E36346" w:rsidRDefault="00D21CFD" w:rsidP="00D21CFD">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t>Khi click vào từng ngành khác nhau sẽ hiển thị ra các công việc thuộc những lĩnh vực đó mà thui.</w:t>
      </w:r>
    </w:p>
    <w:p w:rsidR="00D21CFD" w:rsidRPr="00E36346" w:rsidRDefault="00D21CFD" w:rsidP="00D21CFD">
      <w:pPr>
        <w:pStyle w:val="ListParagraph"/>
        <w:numPr>
          <w:ilvl w:val="2"/>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85888" behindDoc="0" locked="0" layoutInCell="1" allowOverlap="1" wp14:anchorId="6EFB3CFD" wp14:editId="375F9F09">
                <wp:simplePos x="0" y="0"/>
                <wp:positionH relativeFrom="margin">
                  <wp:align>right</wp:align>
                </wp:positionH>
                <wp:positionV relativeFrom="paragraph">
                  <wp:posOffset>361950</wp:posOffset>
                </wp:positionV>
                <wp:extent cx="5577840" cy="2181225"/>
                <wp:effectExtent l="0" t="0" r="3810" b="952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181225"/>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13FE9756" wp14:editId="089CE67C">
                                  <wp:extent cx="4570095" cy="2009775"/>
                                  <wp:effectExtent l="0" t="0" r="190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0095" cy="2009775"/>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B3CFD" id="Text Box 26" o:spid="_x0000_s1036" type="#_x0000_t202" style="position:absolute;left:0;text-align:left;margin-left:388pt;margin-top:28.5pt;width:439.2pt;height:171.7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" stroked="f">
                <v:textbox>
                  <w:txbxContent>
                    <w:p w:rsidR="00CB3E49" w:rsidRDefault="00CB3E49" w:rsidP="00EF136A">
                      <w:pPr>
                        <w:jc w:val="center"/>
                      </w:pPr>
                      <w:r>
                        <w:rPr>
                          <w:noProof/>
                        </w:rPr>
                        <w:drawing>
                          <wp:inline distT="0" distB="0" distL="0" distR="0" wp14:anchorId="13FE9756" wp14:editId="089CE67C">
                            <wp:extent cx="4570095" cy="2009775"/>
                            <wp:effectExtent l="0" t="0" r="190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0095" cy="2009775"/>
                                    </a:xfrm>
                                    <a:prstGeom prst="rect">
                                      <a:avLst/>
                                    </a:prstGeom>
                                  </pic:spPr>
                                </pic:pic>
                              </a:graphicData>
                            </a:graphic>
                          </wp:inline>
                        </w:drawing>
                      </w:r>
                    </w:p>
                    <w:p w:rsidR="00CB3E49" w:rsidRDefault="00CB3E49" w:rsidP="00D21CFD"/>
                    <w:p w:rsidR="00CB3E49" w:rsidRDefault="00CB3E49" w:rsidP="00D21CFD"/>
                    <w:p w:rsidR="00CB3E49" w:rsidRDefault="00CB3E49" w:rsidP="00D21CFD"/>
                    <w:p w:rsidR="00CB3E49" w:rsidRDefault="00CB3E49" w:rsidP="00D21CFD"/>
                  </w:txbxContent>
                </v:textbox>
                <w10:wrap type="square" anchorx="margin"/>
              </v:shape>
            </w:pict>
          </mc:Fallback>
        </mc:AlternateContent>
      </w:r>
      <w:r w:rsidRPr="00E36346">
        <w:rPr>
          <w:rFonts w:ascii="Times New Roman" w:hAnsi="Times New Roman" w:cs="Times New Roman"/>
          <w:sz w:val="26"/>
          <w:szCs w:val="26"/>
        </w:rPr>
        <w:t>Phần đầu là title và ảnh minh họa tính chất đúng với công việc đó.</w:t>
      </w:r>
    </w:p>
    <w:p w:rsidR="00D21CFD" w:rsidRPr="00E36346" w:rsidRDefault="00D21CFD" w:rsidP="00D21CFD">
      <w:pPr>
        <w:ind w:left="720"/>
        <w:rPr>
          <w:rFonts w:ascii="Times New Roman" w:hAnsi="Times New Roman" w:cs="Times New Roman"/>
          <w:sz w:val="26"/>
          <w:szCs w:val="26"/>
        </w:rPr>
      </w:pPr>
    </w:p>
    <w:p w:rsidR="00D21CFD" w:rsidRPr="00E36346" w:rsidRDefault="00D21CFD" w:rsidP="00D21CFD">
      <w:pPr>
        <w:pStyle w:val="ListParagraph"/>
        <w:ind w:left="1440"/>
        <w:rPr>
          <w:rFonts w:ascii="Times New Roman" w:hAnsi="Times New Roman" w:cs="Times New Roman"/>
          <w:sz w:val="26"/>
          <w:szCs w:val="26"/>
        </w:rPr>
      </w:pPr>
    </w:p>
    <w:p w:rsidR="00AF50A0" w:rsidRPr="00E36346" w:rsidRDefault="00EF136A" w:rsidP="00B020C1">
      <w:pPr>
        <w:pStyle w:val="ListParagraph"/>
        <w:numPr>
          <w:ilvl w:val="2"/>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89984" behindDoc="0" locked="0" layoutInCell="1" allowOverlap="1" wp14:anchorId="5E169F61" wp14:editId="24ED3092">
                <wp:simplePos x="0" y="0"/>
                <wp:positionH relativeFrom="margin">
                  <wp:align>left</wp:align>
                </wp:positionH>
                <wp:positionV relativeFrom="paragraph">
                  <wp:posOffset>2437130</wp:posOffset>
                </wp:positionV>
                <wp:extent cx="5928360" cy="1200150"/>
                <wp:effectExtent l="0" t="0" r="0" b="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200150"/>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741A5D6F" wp14:editId="327F60AA">
                                  <wp:extent cx="3590925" cy="21240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638" cy="2146974"/>
                                          </a:xfrm>
                                          <a:prstGeom prst="rect">
                                            <a:avLst/>
                                          </a:prstGeom>
                                        </pic:spPr>
                                      </pic:pic>
                                    </a:graphicData>
                                  </a:graphic>
                                </wp:inline>
                              </w:drawing>
                            </w:r>
                          </w:p>
                          <w:p w:rsidR="00CB3E49" w:rsidRDefault="00CB3E49" w:rsidP="00B020C1"/>
                          <w:p w:rsidR="00CB3E49" w:rsidRDefault="00CB3E49" w:rsidP="00B020C1"/>
                          <w:p w:rsidR="00CB3E49" w:rsidRDefault="00CB3E49" w:rsidP="00B020C1"/>
                          <w:p w:rsidR="00CB3E49" w:rsidRDefault="00CB3E49" w:rsidP="00B020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69F61" id="Text Box 196" o:spid="_x0000_s1037" type="#_x0000_t202" style="position:absolute;left:0;text-align:left;margin-left:0;margin-top:191.9pt;width:466.8pt;height:94.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" stroked="f">
                <v:textbox>
                  <w:txbxContent>
                    <w:p w:rsidR="00CB3E49" w:rsidRDefault="00CB3E49" w:rsidP="00EF136A">
                      <w:pPr>
                        <w:jc w:val="center"/>
                      </w:pPr>
                      <w:r>
                        <w:rPr>
                          <w:noProof/>
                        </w:rPr>
                        <w:drawing>
                          <wp:inline distT="0" distB="0" distL="0" distR="0" wp14:anchorId="741A5D6F" wp14:editId="327F60AA">
                            <wp:extent cx="3590925" cy="21240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638" cy="2146974"/>
                                    </a:xfrm>
                                    <a:prstGeom prst="rect">
                                      <a:avLst/>
                                    </a:prstGeom>
                                  </pic:spPr>
                                </pic:pic>
                              </a:graphicData>
                            </a:graphic>
                          </wp:inline>
                        </w:drawing>
                      </w:r>
                    </w:p>
                    <w:p w:rsidR="00CB3E49" w:rsidRDefault="00CB3E49" w:rsidP="00B020C1"/>
                    <w:p w:rsidR="00CB3E49" w:rsidRDefault="00CB3E49" w:rsidP="00B020C1"/>
                    <w:p w:rsidR="00CB3E49" w:rsidRDefault="00CB3E49" w:rsidP="00B020C1"/>
                    <w:p w:rsidR="00CB3E49" w:rsidRDefault="00CB3E49" w:rsidP="00B020C1"/>
                  </w:txbxContent>
                </v:textbox>
                <w10:wrap type="topAndBottom" anchorx="margin"/>
              </v:shape>
            </w:pict>
          </mc:Fallback>
        </mc:AlternateContent>
      </w:r>
      <w:r w:rsidR="00B020C1" w:rsidRPr="00E36346">
        <w:rPr>
          <w:rFonts w:ascii="Times New Roman" w:hAnsi="Times New Roman" w:cs="Times New Roman"/>
          <w:noProof/>
          <w:sz w:val="26"/>
          <w:szCs w:val="26"/>
        </w:rPr>
        <mc:AlternateContent>
          <mc:Choice Requires="wps">
            <w:drawing>
              <wp:anchor distT="45720" distB="45720" distL="114300" distR="114300" simplePos="0" relativeHeight="251687936" behindDoc="0" locked="0" layoutInCell="1" allowOverlap="1" wp14:anchorId="140CC0B6" wp14:editId="4849CB5A">
                <wp:simplePos x="0" y="0"/>
                <wp:positionH relativeFrom="margin">
                  <wp:posOffset>447675</wp:posOffset>
                </wp:positionH>
                <wp:positionV relativeFrom="paragraph">
                  <wp:posOffset>554990</wp:posOffset>
                </wp:positionV>
                <wp:extent cx="5577840" cy="2190750"/>
                <wp:effectExtent l="0" t="0" r="3810" b="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190750"/>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5A3CFCDD" wp14:editId="70BD9787">
                                  <wp:extent cx="4583430" cy="1856704"/>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7791" cy="1931387"/>
                                          </a:xfrm>
                                          <a:prstGeom prst="rect">
                                            <a:avLst/>
                                          </a:prstGeom>
                                        </pic:spPr>
                                      </pic:pic>
                                    </a:graphicData>
                                  </a:graphic>
                                </wp:inline>
                              </w:drawing>
                            </w:r>
                          </w:p>
                          <w:p w:rsidR="00CB3E49" w:rsidRDefault="00CB3E49" w:rsidP="00B020C1"/>
                          <w:p w:rsidR="00CB3E49" w:rsidRDefault="00CB3E49" w:rsidP="00B020C1"/>
                          <w:p w:rsidR="00CB3E49" w:rsidRDefault="00CB3E49" w:rsidP="00B020C1"/>
                          <w:p w:rsidR="00CB3E49" w:rsidRDefault="00CB3E49" w:rsidP="00B020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CC0B6" id="Text Box 194" o:spid="_x0000_s1038" type="#_x0000_t202" style="position:absolute;left:0;text-align:left;margin-left:35.25pt;margin-top:43.7pt;width:439.2pt;height:17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" stroked="f">
                <v:textbox>
                  <w:txbxContent>
                    <w:p w:rsidR="00CB3E49" w:rsidRDefault="00CB3E49" w:rsidP="00EF136A">
                      <w:pPr>
                        <w:jc w:val="center"/>
                      </w:pPr>
                      <w:r>
                        <w:rPr>
                          <w:noProof/>
                        </w:rPr>
                        <w:drawing>
                          <wp:inline distT="0" distB="0" distL="0" distR="0" wp14:anchorId="5A3CFCDD" wp14:editId="70BD9787">
                            <wp:extent cx="4583430" cy="1856704"/>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7791" cy="1931387"/>
                                    </a:xfrm>
                                    <a:prstGeom prst="rect">
                                      <a:avLst/>
                                    </a:prstGeom>
                                  </pic:spPr>
                                </pic:pic>
                              </a:graphicData>
                            </a:graphic>
                          </wp:inline>
                        </w:drawing>
                      </w:r>
                    </w:p>
                    <w:p w:rsidR="00CB3E49" w:rsidRDefault="00CB3E49" w:rsidP="00B020C1"/>
                    <w:p w:rsidR="00CB3E49" w:rsidRDefault="00CB3E49" w:rsidP="00B020C1"/>
                    <w:p w:rsidR="00CB3E49" w:rsidRDefault="00CB3E49" w:rsidP="00B020C1"/>
                    <w:p w:rsidR="00CB3E49" w:rsidRDefault="00CB3E49" w:rsidP="00B020C1"/>
                  </w:txbxContent>
                </v:textbox>
                <w10:wrap type="square" anchorx="margin"/>
              </v:shape>
            </w:pict>
          </mc:Fallback>
        </mc:AlternateContent>
      </w:r>
      <w:r w:rsidR="00B020C1" w:rsidRPr="00E36346">
        <w:rPr>
          <w:rFonts w:ascii="Times New Roman" w:hAnsi="Times New Roman" w:cs="Times New Roman"/>
          <w:sz w:val="26"/>
          <w:szCs w:val="26"/>
        </w:rPr>
        <w:t>Tiếp đến phần bên trái của trang là hiện thị những công việc của ngành đó hiện tại đang tuyển dụng, và nó thuộc công ty mà tuyển.</w:t>
      </w:r>
    </w:p>
    <w:p w:rsidR="00B020C1" w:rsidRPr="00E36346" w:rsidRDefault="00B020C1" w:rsidP="00B020C1">
      <w:pPr>
        <w:pStyle w:val="ListParagraph"/>
        <w:numPr>
          <w:ilvl w:val="2"/>
          <w:numId w:val="7"/>
        </w:numPr>
        <w:rPr>
          <w:rFonts w:ascii="Times New Roman" w:hAnsi="Times New Roman" w:cs="Times New Roman"/>
          <w:sz w:val="26"/>
          <w:szCs w:val="26"/>
        </w:rPr>
      </w:pPr>
      <w:r w:rsidRPr="00E36346">
        <w:rPr>
          <w:rFonts w:ascii="Times New Roman" w:hAnsi="Times New Roman" w:cs="Times New Roman"/>
          <w:sz w:val="26"/>
          <w:szCs w:val="26"/>
        </w:rPr>
        <w:lastRenderedPageBreak/>
        <w:t>Phần bên phải phía trên là những cơ hội, và việc làm cụ thể của công ty tuyển dụng, cộng theo một dòng chữ động làm cho trang rất sinh động.</w:t>
      </w:r>
    </w:p>
    <w:p w:rsidR="00B020C1" w:rsidRPr="00E36346" w:rsidRDefault="00363620" w:rsidP="00363620">
      <w:pPr>
        <w:pStyle w:val="ListParagraph"/>
        <w:numPr>
          <w:ilvl w:val="2"/>
          <w:numId w:val="7"/>
        </w:numPr>
        <w:rPr>
          <w:rFonts w:ascii="Times New Roman" w:hAnsi="Times New Roman" w:cs="Times New Roman"/>
          <w:sz w:val="26"/>
          <w:szCs w:val="26"/>
        </w:rPr>
      </w:pPr>
      <w:r w:rsidRPr="00E36346">
        <w:rPr>
          <w:rFonts w:ascii="Times New Roman" w:hAnsi="Times New Roman" w:cs="Times New Roman"/>
          <w:sz w:val="26"/>
          <w:szCs w:val="26"/>
        </w:rPr>
        <w:t>Bên dưới là những icon công ty thuộc ngành đó, để khi người dùng cảm thấy không thích những công việc đó cũng có thể chuyển sang công ty đó và có những công việc cụ thể.</w:t>
      </w:r>
    </w:p>
    <w:p w:rsidR="0026179C" w:rsidRPr="000532D6" w:rsidRDefault="0026179C" w:rsidP="00E36346">
      <w:pPr>
        <w:pStyle w:val="Heading2"/>
        <w:numPr>
          <w:ilvl w:val="0"/>
          <w:numId w:val="14"/>
        </w:numPr>
        <w:rPr>
          <w:rFonts w:ascii="Times New Roman" w:hAnsi="Times New Roman" w:cs="Times New Roman"/>
          <w:sz w:val="40"/>
          <w:szCs w:val="40"/>
        </w:rPr>
      </w:pPr>
      <w:bookmarkStart w:id="11" w:name="_Toc533076752"/>
      <w:r w:rsidRPr="000532D6">
        <w:rPr>
          <w:rFonts w:ascii="Times New Roman" w:hAnsi="Times New Roman" w:cs="Times New Roman"/>
          <w:sz w:val="40"/>
          <w:szCs w:val="40"/>
        </w:rPr>
        <w:t>Đối với nhà tuyển dụng</w:t>
      </w:r>
      <w:bookmarkEnd w:id="11"/>
    </w:p>
    <w:p w:rsidR="0026179C" w:rsidRPr="00E36346" w:rsidRDefault="00C46749" w:rsidP="0026179C">
      <w:pPr>
        <w:pStyle w:val="ListParagraph"/>
        <w:numPr>
          <w:ilvl w:val="0"/>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92032" behindDoc="0" locked="0" layoutInCell="1" allowOverlap="1" wp14:anchorId="1828948D" wp14:editId="67D7A19D">
                <wp:simplePos x="0" y="0"/>
                <wp:positionH relativeFrom="margin">
                  <wp:align>left</wp:align>
                </wp:positionH>
                <wp:positionV relativeFrom="paragraph">
                  <wp:posOffset>905510</wp:posOffset>
                </wp:positionV>
                <wp:extent cx="5928360" cy="1466850"/>
                <wp:effectExtent l="0" t="0" r="0" b="0"/>
                <wp:wrapSquare wrapText="bothSides"/>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66850"/>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0CB41006" wp14:editId="2A56A98F">
                                  <wp:extent cx="4360545" cy="1314450"/>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0545" cy="1314450"/>
                                          </a:xfrm>
                                          <a:prstGeom prst="rect">
                                            <a:avLst/>
                                          </a:prstGeom>
                                        </pic:spPr>
                                      </pic:pic>
                                    </a:graphicData>
                                  </a:graphic>
                                </wp:inline>
                              </w:drawing>
                            </w:r>
                          </w:p>
                          <w:p w:rsidR="00CB3E49" w:rsidRDefault="00CB3E49" w:rsidP="00363620"/>
                          <w:p w:rsidR="00CB3E49" w:rsidRDefault="00CB3E49" w:rsidP="00363620"/>
                          <w:p w:rsidR="00CB3E49" w:rsidRDefault="00CB3E49" w:rsidP="00363620"/>
                          <w:p w:rsidR="00CB3E49" w:rsidRDefault="00CB3E49" w:rsidP="003636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8948D" id="Text Box 199" o:spid="_x0000_s1039" type="#_x0000_t202" style="position:absolute;left:0;text-align:left;margin-left:0;margin-top:71.3pt;width:466.8pt;height:115.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" stroked="f">
                <v:textbox>
                  <w:txbxContent>
                    <w:p w:rsidR="00CB3E49" w:rsidRDefault="00CB3E49" w:rsidP="00EF136A">
                      <w:pPr>
                        <w:jc w:val="center"/>
                      </w:pPr>
                      <w:r>
                        <w:rPr>
                          <w:noProof/>
                        </w:rPr>
                        <w:drawing>
                          <wp:inline distT="0" distB="0" distL="0" distR="0" wp14:anchorId="0CB41006" wp14:editId="2A56A98F">
                            <wp:extent cx="4360545" cy="1314450"/>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0545" cy="1314450"/>
                                    </a:xfrm>
                                    <a:prstGeom prst="rect">
                                      <a:avLst/>
                                    </a:prstGeom>
                                  </pic:spPr>
                                </pic:pic>
                              </a:graphicData>
                            </a:graphic>
                          </wp:inline>
                        </w:drawing>
                      </w:r>
                    </w:p>
                    <w:p w:rsidR="00CB3E49" w:rsidRDefault="00CB3E49" w:rsidP="00363620"/>
                    <w:p w:rsidR="00CB3E49" w:rsidRDefault="00CB3E49" w:rsidP="00363620"/>
                    <w:p w:rsidR="00CB3E49" w:rsidRDefault="00CB3E49" w:rsidP="00363620"/>
                    <w:p w:rsidR="00CB3E49" w:rsidRDefault="00CB3E49" w:rsidP="00363620"/>
                  </w:txbxContent>
                </v:textbox>
                <w10:wrap type="square" anchorx="margin"/>
              </v:shape>
            </w:pict>
          </mc:Fallback>
        </mc:AlternateContent>
      </w:r>
      <w:r w:rsidR="003877A7" w:rsidRPr="00E36346">
        <w:rPr>
          <w:rFonts w:ascii="Times New Roman" w:hAnsi="Times New Roman" w:cs="Times New Roman"/>
          <w:sz w:val="26"/>
          <w:szCs w:val="26"/>
        </w:rPr>
        <w:t xml:space="preserve">Thông thường nếu chỉ tìm việc thì không cần phải đăng nhập nhưng khi đến tuyển dụng cần phải đăng nhập trước, nếu người dùng chưa đăng nhập thì cần yêu cầu người dùng đăng nhập trước khi vào trang. </w:t>
      </w:r>
      <w:r w:rsidR="00660465" w:rsidRPr="00E36346">
        <w:rPr>
          <w:rFonts w:ascii="Times New Roman" w:hAnsi="Times New Roman" w:cs="Times New Roman"/>
          <w:sz w:val="26"/>
          <w:szCs w:val="26"/>
        </w:rPr>
        <w:t>Có 3 button để lựa chọn những công việc khác nhau là: Quản Lý Tin Đăng, Đăng Tin, Thông Tin Tài Khoản.</w:t>
      </w:r>
      <w:r w:rsidR="003877A7" w:rsidRPr="00E36346">
        <w:rPr>
          <w:rFonts w:ascii="Times New Roman" w:hAnsi="Times New Roman" w:cs="Times New Roman"/>
          <w:sz w:val="26"/>
          <w:szCs w:val="26"/>
        </w:rPr>
        <w:tab/>
      </w:r>
    </w:p>
    <w:p w:rsidR="00660465" w:rsidRPr="00E36346" w:rsidRDefault="00660465" w:rsidP="00660465">
      <w:pPr>
        <w:pStyle w:val="ListParagraph"/>
        <w:rPr>
          <w:rFonts w:ascii="Times New Roman" w:hAnsi="Times New Roman" w:cs="Times New Roman"/>
          <w:sz w:val="26"/>
          <w:szCs w:val="26"/>
        </w:rPr>
      </w:pPr>
    </w:p>
    <w:p w:rsidR="00363620" w:rsidRPr="00E36346" w:rsidRDefault="00660465" w:rsidP="00363620">
      <w:pPr>
        <w:pStyle w:val="ListParagraph"/>
        <w:ind w:left="2160"/>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94080" behindDoc="0" locked="0" layoutInCell="1" allowOverlap="1" wp14:anchorId="44442D2C" wp14:editId="0685BB3E">
                <wp:simplePos x="0" y="0"/>
                <wp:positionH relativeFrom="margin">
                  <wp:align>center</wp:align>
                </wp:positionH>
                <wp:positionV relativeFrom="paragraph">
                  <wp:posOffset>315595</wp:posOffset>
                </wp:positionV>
                <wp:extent cx="7210425" cy="1638300"/>
                <wp:effectExtent l="0" t="0" r="9525" b="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0425" cy="1638300"/>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0A493151" wp14:editId="34F5B835">
                                  <wp:extent cx="5695950" cy="14573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2169" cy="1458916"/>
                                          </a:xfrm>
                                          <a:prstGeom prst="rect">
                                            <a:avLst/>
                                          </a:prstGeom>
                                        </pic:spPr>
                                      </pic:pic>
                                    </a:graphicData>
                                  </a:graphic>
                                </wp:inline>
                              </w:drawing>
                            </w:r>
                          </w:p>
                          <w:p w:rsidR="00CB3E49" w:rsidRDefault="00CB3E49" w:rsidP="00660465"/>
                          <w:p w:rsidR="00CB3E49" w:rsidRDefault="00CB3E49" w:rsidP="00660465"/>
                          <w:p w:rsidR="00CB3E49" w:rsidRDefault="00CB3E49" w:rsidP="00660465"/>
                          <w:p w:rsidR="00CB3E49" w:rsidRDefault="00CB3E49" w:rsidP="006604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42D2C" id="Text Box 203" o:spid="_x0000_s1040" type="#_x0000_t202" style="position:absolute;left:0;text-align:left;margin-left:0;margin-top:24.85pt;width:567.75pt;height:129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" stroked="f">
                <v:textbox>
                  <w:txbxContent>
                    <w:p w:rsidR="00CB3E49" w:rsidRDefault="00CB3E49" w:rsidP="00EF136A">
                      <w:pPr>
                        <w:jc w:val="center"/>
                      </w:pPr>
                      <w:r>
                        <w:rPr>
                          <w:noProof/>
                        </w:rPr>
                        <w:drawing>
                          <wp:inline distT="0" distB="0" distL="0" distR="0" wp14:anchorId="0A493151" wp14:editId="34F5B835">
                            <wp:extent cx="5695950" cy="14573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2169" cy="1458916"/>
                                    </a:xfrm>
                                    <a:prstGeom prst="rect">
                                      <a:avLst/>
                                    </a:prstGeom>
                                  </pic:spPr>
                                </pic:pic>
                              </a:graphicData>
                            </a:graphic>
                          </wp:inline>
                        </w:drawing>
                      </w:r>
                    </w:p>
                    <w:p w:rsidR="00CB3E49" w:rsidRDefault="00CB3E49" w:rsidP="00660465"/>
                    <w:p w:rsidR="00CB3E49" w:rsidRDefault="00CB3E49" w:rsidP="00660465"/>
                    <w:p w:rsidR="00CB3E49" w:rsidRDefault="00CB3E49" w:rsidP="00660465"/>
                    <w:p w:rsidR="00CB3E49" w:rsidRDefault="00CB3E49" w:rsidP="00660465"/>
                  </w:txbxContent>
                </v:textbox>
                <w10:wrap type="square" anchorx="margin"/>
              </v:shape>
            </w:pict>
          </mc:Fallback>
        </mc:AlternateContent>
      </w:r>
    </w:p>
    <w:p w:rsidR="00660465" w:rsidRPr="00E36346" w:rsidRDefault="00660465" w:rsidP="00C46749">
      <w:pPr>
        <w:rPr>
          <w:rFonts w:ascii="Times New Roman" w:hAnsi="Times New Roman" w:cs="Times New Roman"/>
          <w:sz w:val="26"/>
          <w:szCs w:val="26"/>
        </w:rPr>
      </w:pPr>
    </w:p>
    <w:p w:rsidR="00660465" w:rsidRPr="00E36346" w:rsidRDefault="00660465" w:rsidP="00660465">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t>Quản Lí Tin Đăng</w:t>
      </w:r>
      <w:r w:rsidR="00F567C2" w:rsidRPr="00E36346">
        <w:rPr>
          <w:rFonts w:ascii="Times New Roman" w:hAnsi="Times New Roman" w:cs="Times New Roman"/>
          <w:sz w:val="26"/>
          <w:szCs w:val="26"/>
        </w:rPr>
        <w:t xml:space="preserve"> sẽ có hiện công việc mà công ty hay user tài khoản mà mình đăng đăng tin tuyển dụng, cà 3 button để Thêm Sử</w:t>
      </w:r>
      <w:r w:rsidR="00C46749" w:rsidRPr="00E36346">
        <w:rPr>
          <w:rFonts w:ascii="Times New Roman" w:hAnsi="Times New Roman" w:cs="Times New Roman"/>
          <w:sz w:val="26"/>
          <w:szCs w:val="26"/>
        </w:rPr>
        <w:t>a Xóa.</w:t>
      </w:r>
    </w:p>
    <w:p w:rsidR="00F567C2" w:rsidRPr="00E36346" w:rsidRDefault="00F567C2" w:rsidP="00F567C2">
      <w:pPr>
        <w:rPr>
          <w:rFonts w:ascii="Times New Roman" w:hAnsi="Times New Roman" w:cs="Times New Roman"/>
          <w:sz w:val="26"/>
          <w:szCs w:val="26"/>
        </w:rPr>
      </w:pPr>
      <w:r w:rsidRPr="00E36346">
        <w:rPr>
          <w:rFonts w:ascii="Times New Roman" w:hAnsi="Times New Roman" w:cs="Times New Roman"/>
          <w:noProof/>
          <w:sz w:val="26"/>
          <w:szCs w:val="26"/>
        </w:rPr>
        <w:lastRenderedPageBreak/>
        <mc:AlternateContent>
          <mc:Choice Requires="wps">
            <w:drawing>
              <wp:anchor distT="45720" distB="45720" distL="114300" distR="114300" simplePos="0" relativeHeight="251696128" behindDoc="0" locked="0" layoutInCell="1" allowOverlap="1" wp14:anchorId="2522A5A6" wp14:editId="3D398EBF">
                <wp:simplePos x="0" y="0"/>
                <wp:positionH relativeFrom="margin">
                  <wp:align>left</wp:align>
                </wp:positionH>
                <wp:positionV relativeFrom="paragraph">
                  <wp:posOffset>335280</wp:posOffset>
                </wp:positionV>
                <wp:extent cx="5928360" cy="2057400"/>
                <wp:effectExtent l="0" t="0" r="0" b="0"/>
                <wp:wrapTopAndBottom/>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7400"/>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7DC287ED" wp14:editId="2AE59CDD">
                                  <wp:extent cx="5143500" cy="21145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523" cy="2168004"/>
                                          </a:xfrm>
                                          <a:prstGeom prst="rect">
                                            <a:avLst/>
                                          </a:prstGeom>
                                        </pic:spPr>
                                      </pic:pic>
                                    </a:graphicData>
                                  </a:graphic>
                                </wp:inline>
                              </w:drawing>
                            </w:r>
                          </w:p>
                          <w:p w:rsidR="00CB3E49" w:rsidRDefault="00CB3E49" w:rsidP="00F567C2"/>
                          <w:p w:rsidR="00CB3E49" w:rsidRDefault="00CB3E49" w:rsidP="00F567C2"/>
                          <w:p w:rsidR="00CB3E49" w:rsidRDefault="00CB3E49" w:rsidP="00F567C2"/>
                          <w:p w:rsidR="00CB3E49" w:rsidRDefault="00CB3E49" w:rsidP="00F567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2A5A6" id="Text Box 207" o:spid="_x0000_s1041" type="#_x0000_t202" style="position:absolute;margin-left:0;margin-top:26.4pt;width:466.8pt;height:162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" stroked="f">
                <v:textbox>
                  <w:txbxContent>
                    <w:p w:rsidR="00CB3E49" w:rsidRDefault="00CB3E49" w:rsidP="00EF136A">
                      <w:pPr>
                        <w:jc w:val="center"/>
                      </w:pPr>
                      <w:r>
                        <w:rPr>
                          <w:noProof/>
                        </w:rPr>
                        <w:drawing>
                          <wp:inline distT="0" distB="0" distL="0" distR="0" wp14:anchorId="7DC287ED" wp14:editId="2AE59CDD">
                            <wp:extent cx="5143500" cy="21145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523" cy="2168004"/>
                                    </a:xfrm>
                                    <a:prstGeom prst="rect">
                                      <a:avLst/>
                                    </a:prstGeom>
                                  </pic:spPr>
                                </pic:pic>
                              </a:graphicData>
                            </a:graphic>
                          </wp:inline>
                        </w:drawing>
                      </w:r>
                    </w:p>
                    <w:p w:rsidR="00CB3E49" w:rsidRDefault="00CB3E49" w:rsidP="00F567C2"/>
                    <w:p w:rsidR="00CB3E49" w:rsidRDefault="00CB3E49" w:rsidP="00F567C2"/>
                    <w:p w:rsidR="00CB3E49" w:rsidRDefault="00CB3E49" w:rsidP="00F567C2"/>
                    <w:p w:rsidR="00CB3E49" w:rsidRDefault="00CB3E49" w:rsidP="00F567C2"/>
                  </w:txbxContent>
                </v:textbox>
                <w10:wrap type="topAndBottom" anchorx="margin"/>
              </v:shape>
            </w:pict>
          </mc:Fallback>
        </mc:AlternateContent>
      </w:r>
    </w:p>
    <w:p w:rsidR="00F567C2" w:rsidRPr="00E36346" w:rsidRDefault="00F567C2" w:rsidP="00200EE4">
      <w:pPr>
        <w:pStyle w:val="ListParagraph"/>
        <w:numPr>
          <w:ilvl w:val="2"/>
          <w:numId w:val="7"/>
        </w:numPr>
        <w:rPr>
          <w:rFonts w:ascii="Times New Roman" w:hAnsi="Times New Roman" w:cs="Times New Roman"/>
          <w:sz w:val="26"/>
          <w:szCs w:val="26"/>
        </w:rPr>
      </w:pPr>
      <w:r w:rsidRPr="00E36346">
        <w:rPr>
          <w:rFonts w:ascii="Times New Roman" w:hAnsi="Times New Roman" w:cs="Times New Roman"/>
          <w:sz w:val="26"/>
          <w:szCs w:val="26"/>
        </w:rPr>
        <w:t>Khi click vào button xóa thì nó sẽ xóa công việc đó đi ngay tại trang đó.</w:t>
      </w:r>
    </w:p>
    <w:p w:rsidR="00F567C2" w:rsidRPr="00E36346" w:rsidRDefault="00F567C2" w:rsidP="00F567C2">
      <w:pPr>
        <w:pStyle w:val="ListParagraph"/>
        <w:rPr>
          <w:rFonts w:ascii="Times New Roman" w:hAnsi="Times New Roman" w:cs="Times New Roman"/>
          <w:sz w:val="26"/>
          <w:szCs w:val="26"/>
        </w:rPr>
      </w:pPr>
    </w:p>
    <w:p w:rsidR="00F567C2" w:rsidRPr="00E36346" w:rsidRDefault="00F567C2" w:rsidP="00200EE4">
      <w:pPr>
        <w:pStyle w:val="ListParagraph"/>
        <w:numPr>
          <w:ilvl w:val="2"/>
          <w:numId w:val="7"/>
        </w:numPr>
        <w:rPr>
          <w:rFonts w:ascii="Times New Roman" w:hAnsi="Times New Roman" w:cs="Times New Roman"/>
          <w:sz w:val="26"/>
          <w:szCs w:val="26"/>
        </w:rPr>
      </w:pPr>
      <w:r w:rsidRPr="00E36346">
        <w:rPr>
          <w:rFonts w:ascii="Times New Roman" w:hAnsi="Times New Roman" w:cs="Times New Roman"/>
          <w:sz w:val="26"/>
          <w:szCs w:val="26"/>
        </w:rPr>
        <w:t>Còn Khi click vào sửa sẽ hiện ra thông tin của công việc mà mình đã tuyển và cho phép cập nhật dữ liệu của trang đó lại.</w:t>
      </w:r>
    </w:p>
    <w:p w:rsidR="00F567C2" w:rsidRPr="00E36346" w:rsidRDefault="00F567C2" w:rsidP="00F567C2">
      <w:p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698176" behindDoc="0" locked="0" layoutInCell="1" allowOverlap="1" wp14:anchorId="626B4461" wp14:editId="482B2B88">
                <wp:simplePos x="0" y="0"/>
                <wp:positionH relativeFrom="margin">
                  <wp:align>left</wp:align>
                </wp:positionH>
                <wp:positionV relativeFrom="paragraph">
                  <wp:posOffset>323215</wp:posOffset>
                </wp:positionV>
                <wp:extent cx="5928360" cy="2266950"/>
                <wp:effectExtent l="0" t="0" r="0" b="0"/>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266950"/>
                        </a:xfrm>
                        <a:prstGeom prst="rect">
                          <a:avLst/>
                        </a:prstGeom>
                        <a:solidFill>
                          <a:srgbClr val="FFFFFF"/>
                        </a:solidFill>
                        <a:ln w="9525">
                          <a:noFill/>
                          <a:miter lim="800000"/>
                        </a:ln>
                      </wps:spPr>
                      <wps:txbx>
                        <w:txbxContent>
                          <w:p w:rsidR="00CB3E49" w:rsidRDefault="00CB3E49" w:rsidP="00EF136A">
                            <w:pPr>
                              <w:jc w:val="center"/>
                            </w:pPr>
                            <w:r>
                              <w:rPr>
                                <w:noProof/>
                              </w:rPr>
                              <w:drawing>
                                <wp:inline distT="0" distB="0" distL="0" distR="0" wp14:anchorId="3739FAB0" wp14:editId="4652F5BF">
                                  <wp:extent cx="4857750" cy="20478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410" cy="2079771"/>
                                          </a:xfrm>
                                          <a:prstGeom prst="rect">
                                            <a:avLst/>
                                          </a:prstGeom>
                                        </pic:spPr>
                                      </pic:pic>
                                    </a:graphicData>
                                  </a:graphic>
                                </wp:inline>
                              </w:drawing>
                            </w:r>
                          </w:p>
                          <w:p w:rsidR="00CB3E49" w:rsidRDefault="00CB3E49" w:rsidP="00F567C2"/>
                          <w:p w:rsidR="00CB3E49" w:rsidRDefault="00CB3E49" w:rsidP="00F567C2"/>
                          <w:p w:rsidR="00CB3E49" w:rsidRDefault="00CB3E49" w:rsidP="00F567C2"/>
                          <w:p w:rsidR="00CB3E49" w:rsidRDefault="00CB3E49" w:rsidP="00F567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B4461" id="Text Box 210" o:spid="_x0000_s1042" type="#_x0000_t202" style="position:absolute;margin-left:0;margin-top:25.45pt;width:466.8pt;height:178.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" stroked="f">
                <v:textbox>
                  <w:txbxContent>
                    <w:p w:rsidR="00CB3E49" w:rsidRDefault="00CB3E49" w:rsidP="00EF136A">
                      <w:pPr>
                        <w:jc w:val="center"/>
                      </w:pPr>
                      <w:r>
                        <w:rPr>
                          <w:noProof/>
                        </w:rPr>
                        <w:drawing>
                          <wp:inline distT="0" distB="0" distL="0" distR="0" wp14:anchorId="3739FAB0" wp14:editId="4652F5BF">
                            <wp:extent cx="4857750" cy="20478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410" cy="2079771"/>
                                    </a:xfrm>
                                    <a:prstGeom prst="rect">
                                      <a:avLst/>
                                    </a:prstGeom>
                                  </pic:spPr>
                                </pic:pic>
                              </a:graphicData>
                            </a:graphic>
                          </wp:inline>
                        </w:drawing>
                      </w:r>
                    </w:p>
                    <w:p w:rsidR="00CB3E49" w:rsidRDefault="00CB3E49" w:rsidP="00F567C2"/>
                    <w:p w:rsidR="00CB3E49" w:rsidRDefault="00CB3E49" w:rsidP="00F567C2"/>
                    <w:p w:rsidR="00CB3E49" w:rsidRDefault="00CB3E49" w:rsidP="00F567C2"/>
                    <w:p w:rsidR="00CB3E49" w:rsidRDefault="00CB3E49" w:rsidP="00F567C2"/>
                  </w:txbxContent>
                </v:textbox>
                <w10:wrap type="topAndBottom" anchorx="margin"/>
              </v:shape>
            </w:pict>
          </mc:Fallback>
        </mc:AlternateContent>
      </w:r>
    </w:p>
    <w:p w:rsidR="00200EE4" w:rsidRPr="00E36346" w:rsidRDefault="00935558" w:rsidP="00200EE4">
      <w:pPr>
        <w:pStyle w:val="ListParagraph"/>
        <w:numPr>
          <w:ilvl w:val="2"/>
          <w:numId w:val="7"/>
        </w:numPr>
        <w:rPr>
          <w:rFonts w:ascii="Times New Roman" w:hAnsi="Times New Roman" w:cs="Times New Roman"/>
          <w:sz w:val="26"/>
          <w:szCs w:val="26"/>
        </w:rPr>
      </w:pPr>
      <w:r w:rsidRPr="00E36346">
        <w:rPr>
          <w:rFonts w:ascii="Times New Roman" w:hAnsi="Times New Roman" w:cs="Times New Roman"/>
          <w:noProof/>
          <w:sz w:val="26"/>
          <w:szCs w:val="26"/>
        </w:rPr>
        <w:lastRenderedPageBreak/>
        <mc:AlternateContent>
          <mc:Choice Requires="wps">
            <w:drawing>
              <wp:anchor distT="45720" distB="45720" distL="114300" distR="114300" simplePos="0" relativeHeight="251700224" behindDoc="0" locked="0" layoutInCell="1" allowOverlap="1" wp14:anchorId="5314FC63" wp14:editId="6723313D">
                <wp:simplePos x="0" y="0"/>
                <wp:positionH relativeFrom="margin">
                  <wp:align>left</wp:align>
                </wp:positionH>
                <wp:positionV relativeFrom="paragraph">
                  <wp:posOffset>2862580</wp:posOffset>
                </wp:positionV>
                <wp:extent cx="5928360" cy="1933575"/>
                <wp:effectExtent l="0" t="0" r="0" b="9525"/>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933575"/>
                        </a:xfrm>
                        <a:prstGeom prst="rect">
                          <a:avLst/>
                        </a:prstGeom>
                        <a:solidFill>
                          <a:srgbClr val="FFFFFF"/>
                        </a:solidFill>
                        <a:ln w="9525">
                          <a:noFill/>
                          <a:miter lim="800000"/>
                        </a:ln>
                      </wps:spPr>
                      <wps:txbx>
                        <w:txbxContent>
                          <w:p w:rsidR="00CB3E49" w:rsidRDefault="00CB3E49" w:rsidP="00EF136A">
                            <w:pPr>
                              <w:jc w:val="center"/>
                            </w:pPr>
                          </w:p>
                          <w:p w:rsidR="00CB3E49" w:rsidRDefault="00EF136A" w:rsidP="00935558">
                            <w:pPr>
                              <w:jc w:val="center"/>
                            </w:pPr>
                            <w:r>
                              <w:rPr>
                                <w:noProof/>
                              </w:rPr>
                              <w:drawing>
                                <wp:inline distT="0" distB="0" distL="0" distR="0" wp14:anchorId="19AC7B2F" wp14:editId="08FE720D">
                                  <wp:extent cx="5772150" cy="126666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059" cy="1324795"/>
                                          </a:xfrm>
                                          <a:prstGeom prst="rect">
                                            <a:avLst/>
                                          </a:prstGeom>
                                        </pic:spPr>
                                      </pic:pic>
                                    </a:graphicData>
                                  </a:graphic>
                                </wp:inline>
                              </w:drawing>
                            </w:r>
                          </w:p>
                          <w:p w:rsidR="00CB3E49" w:rsidRDefault="00CB3E49" w:rsidP="00200EE4"/>
                          <w:p w:rsidR="00CB3E49" w:rsidRDefault="00CB3E49" w:rsidP="00200EE4"/>
                          <w:p w:rsidR="00CB3E49" w:rsidRDefault="00CB3E49" w:rsidP="00200EE4"/>
                          <w:p w:rsidR="00CB3E49" w:rsidRDefault="00CB3E49" w:rsidP="00200EE4"/>
                          <w:p w:rsidR="00CB3E49" w:rsidRDefault="00CB3E49" w:rsidP="00200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4FC63" id="Text Box 213" o:spid="_x0000_s1043" type="#_x0000_t202" style="position:absolute;left:0;text-align:left;margin-left:0;margin-top:225.4pt;width:466.8pt;height:152.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" stroked="f">
                <v:textbox>
                  <w:txbxContent>
                    <w:p w:rsidR="00CB3E49" w:rsidRDefault="00CB3E49" w:rsidP="00EF136A">
                      <w:pPr>
                        <w:jc w:val="center"/>
                      </w:pPr>
                    </w:p>
                    <w:p w:rsidR="00CB3E49" w:rsidRDefault="00EF136A" w:rsidP="00935558">
                      <w:pPr>
                        <w:jc w:val="center"/>
                      </w:pPr>
                      <w:r>
                        <w:rPr>
                          <w:noProof/>
                        </w:rPr>
                        <w:drawing>
                          <wp:inline distT="0" distB="0" distL="0" distR="0" wp14:anchorId="19AC7B2F" wp14:editId="08FE720D">
                            <wp:extent cx="5772150" cy="126666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059" cy="1324795"/>
                                    </a:xfrm>
                                    <a:prstGeom prst="rect">
                                      <a:avLst/>
                                    </a:prstGeom>
                                  </pic:spPr>
                                </pic:pic>
                              </a:graphicData>
                            </a:graphic>
                          </wp:inline>
                        </w:drawing>
                      </w:r>
                    </w:p>
                    <w:p w:rsidR="00CB3E49" w:rsidRDefault="00CB3E49" w:rsidP="00200EE4"/>
                    <w:p w:rsidR="00CB3E49" w:rsidRDefault="00CB3E49" w:rsidP="00200EE4"/>
                    <w:p w:rsidR="00CB3E49" w:rsidRDefault="00CB3E49" w:rsidP="00200EE4"/>
                    <w:p w:rsidR="00CB3E49" w:rsidRDefault="00CB3E49" w:rsidP="00200EE4"/>
                    <w:p w:rsidR="00CB3E49" w:rsidRDefault="00CB3E49" w:rsidP="00200EE4"/>
                  </w:txbxContent>
                </v:textbox>
                <w10:wrap type="square" anchorx="margin"/>
              </v:shape>
            </w:pict>
          </mc:Fallback>
        </mc:AlternateContent>
      </w:r>
      <w:r w:rsidR="00200EE4" w:rsidRPr="00E36346">
        <w:rPr>
          <w:rFonts w:ascii="Times New Roman" w:hAnsi="Times New Roman" w:cs="Times New Roman"/>
          <w:sz w:val="26"/>
          <w:szCs w:val="26"/>
        </w:rPr>
        <w:t>Còn khi click vào xem ứng tuyển thì có thể hiện ra danh sách những người đã n</w:t>
      </w:r>
      <w:r w:rsidRPr="00E36346">
        <w:rPr>
          <w:rFonts w:ascii="Times New Roman" w:hAnsi="Times New Roman" w:cs="Times New Roman"/>
          <w:sz w:val="26"/>
          <w:szCs w:val="26"/>
        </w:rPr>
        <w:t>ộp</w:t>
      </w:r>
      <w:r w:rsidR="00200EE4" w:rsidRPr="00E36346">
        <w:rPr>
          <w:rFonts w:ascii="Times New Roman" w:hAnsi="Times New Roman" w:cs="Times New Roman"/>
          <w:sz w:val="26"/>
          <w:szCs w:val="26"/>
        </w:rPr>
        <w:t xml:space="preserve"> đơn vào công việc của công ty đó.</w:t>
      </w:r>
      <w:r w:rsidRPr="00E36346">
        <w:rPr>
          <w:rFonts w:ascii="Times New Roman" w:hAnsi="Times New Roman" w:cs="Times New Roman"/>
          <w:noProof/>
          <w:sz w:val="26"/>
          <w:szCs w:val="26"/>
        </w:rPr>
        <w:t xml:space="preserve"> </w:t>
      </w:r>
    </w:p>
    <w:p w:rsidR="00935558" w:rsidRPr="00E36346" w:rsidRDefault="00935558" w:rsidP="00935558">
      <w:pPr>
        <w:pStyle w:val="ListParagraph"/>
        <w:rPr>
          <w:rFonts w:ascii="Times New Roman" w:hAnsi="Times New Roman" w:cs="Times New Roman"/>
          <w:sz w:val="26"/>
          <w:szCs w:val="26"/>
        </w:rPr>
      </w:pPr>
    </w:p>
    <w:p w:rsidR="00F567C2" w:rsidRPr="00042040" w:rsidRDefault="00200EE4" w:rsidP="00F567C2">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Đăng tin là một chức năng để thêm một cô</w:t>
      </w:r>
      <w:r w:rsidR="00935558" w:rsidRPr="00E36346">
        <w:rPr>
          <w:rFonts w:ascii="Times New Roman" w:hAnsi="Times New Roman" w:cs="Times New Roman"/>
          <w:noProof/>
          <w:sz w:val="26"/>
          <w:szCs w:val="26"/>
        </w:rPr>
        <w:drawing>
          <wp:anchor distT="0" distB="0" distL="114300" distR="114300" simplePos="0" relativeHeight="251721728" behindDoc="0" locked="0" layoutInCell="1" allowOverlap="1" wp14:anchorId="5E6E1F3F">
            <wp:simplePos x="0" y="0"/>
            <wp:positionH relativeFrom="column">
              <wp:posOffset>457200</wp:posOffset>
            </wp:positionH>
            <wp:positionV relativeFrom="paragraph">
              <wp:posOffset>180975</wp:posOffset>
            </wp:positionV>
            <wp:extent cx="5010150" cy="2466340"/>
            <wp:effectExtent l="0" t="0" r="0" b="0"/>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10150" cy="2466340"/>
                    </a:xfrm>
                    <a:prstGeom prst="rect">
                      <a:avLst/>
                    </a:prstGeom>
                  </pic:spPr>
                </pic:pic>
              </a:graphicData>
            </a:graphic>
          </wp:anchor>
        </w:drawing>
      </w:r>
      <w:r w:rsidRPr="00E36346">
        <w:rPr>
          <w:rFonts w:ascii="Times New Roman" w:hAnsi="Times New Roman" w:cs="Times New Roman"/>
          <w:sz w:val="26"/>
          <w:szCs w:val="26"/>
        </w:rPr>
        <w:t>ng việc mà công ty muốn tuyển.</w:t>
      </w:r>
    </w:p>
    <w:p w:rsidR="00200EE4" w:rsidRPr="00042040" w:rsidRDefault="00200EE4" w:rsidP="00042040">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lastRenderedPageBreak/>
        <w:t>Và button cuối cùng là Thông tin tài khoản có chức năng cập nhật lại thông tin của công ty đó như tên, địa chỉ, số điện thoại…</w:t>
      </w:r>
      <w:bookmarkStart w:id="12" w:name="_GoBack"/>
      <w:bookmarkEnd w:id="12"/>
      <w:r w:rsidRPr="00E36346">
        <w:rPr>
          <w:noProof/>
        </w:rPr>
        <mc:AlternateContent>
          <mc:Choice Requires="wps">
            <w:drawing>
              <wp:anchor distT="45720" distB="45720" distL="114300" distR="114300" simplePos="0" relativeHeight="251704320" behindDoc="0" locked="0" layoutInCell="1" allowOverlap="1" wp14:anchorId="5B9B2C55" wp14:editId="6B00AB24">
                <wp:simplePos x="0" y="0"/>
                <wp:positionH relativeFrom="margin">
                  <wp:align>left</wp:align>
                </wp:positionH>
                <wp:positionV relativeFrom="paragraph">
                  <wp:posOffset>332740</wp:posOffset>
                </wp:positionV>
                <wp:extent cx="5928360" cy="3162300"/>
                <wp:effectExtent l="0" t="0" r="0" b="0"/>
                <wp:wrapSquare wrapText="bothSides"/>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62300"/>
                        </a:xfrm>
                        <a:prstGeom prst="rect">
                          <a:avLst/>
                        </a:prstGeom>
                        <a:solidFill>
                          <a:srgbClr val="FFFFFF"/>
                        </a:solidFill>
                        <a:ln w="9525">
                          <a:noFill/>
                          <a:miter lim="800000"/>
                        </a:ln>
                      </wps:spPr>
                      <wps:txbx>
                        <w:txbxContent>
                          <w:p w:rsidR="00CB3E49" w:rsidRDefault="00CB3E49" w:rsidP="00200EE4">
                            <w:r>
                              <w:t xml:space="preserve"> </w:t>
                            </w:r>
                          </w:p>
                          <w:p w:rsidR="00CB3E49" w:rsidRDefault="00CB3E49" w:rsidP="00935558">
                            <w:pPr>
                              <w:jc w:val="center"/>
                            </w:pPr>
                            <w:r>
                              <w:rPr>
                                <w:noProof/>
                              </w:rPr>
                              <w:drawing>
                                <wp:inline distT="0" distB="0" distL="0" distR="0" wp14:anchorId="7930940D" wp14:editId="57ACA730">
                                  <wp:extent cx="5606415" cy="28670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1940" cy="2895420"/>
                                          </a:xfrm>
                                          <a:prstGeom prst="rect">
                                            <a:avLst/>
                                          </a:prstGeom>
                                        </pic:spPr>
                                      </pic:pic>
                                    </a:graphicData>
                                  </a:graphic>
                                </wp:inline>
                              </w:drawing>
                            </w:r>
                          </w:p>
                          <w:p w:rsidR="00CB3E49" w:rsidRDefault="00CB3E49" w:rsidP="00200EE4"/>
                          <w:p w:rsidR="00CB3E49" w:rsidRDefault="00CB3E49" w:rsidP="00200EE4"/>
                          <w:p w:rsidR="00CB3E49" w:rsidRDefault="00CB3E49" w:rsidP="00200EE4"/>
                          <w:p w:rsidR="00CB3E49" w:rsidRDefault="00CB3E49" w:rsidP="00200EE4"/>
                          <w:p w:rsidR="00CB3E49" w:rsidRDefault="00CB3E49" w:rsidP="00200EE4"/>
                          <w:p w:rsidR="00CB3E49" w:rsidRDefault="00CB3E49" w:rsidP="00200EE4"/>
                          <w:p w:rsidR="00CB3E49" w:rsidRDefault="00CB3E49" w:rsidP="00200EE4"/>
                          <w:p w:rsidR="00CB3E49" w:rsidRDefault="00CB3E49" w:rsidP="00200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B2C55" id="Text Box 219" o:spid="_x0000_s1044" type="#_x0000_t202" style="position:absolute;left:0;text-align:left;margin-left:0;margin-top:26.2pt;width:466.8pt;height:249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" stroked="f">
                <v:textbox>
                  <w:txbxContent>
                    <w:p w:rsidR="00CB3E49" w:rsidRDefault="00CB3E49" w:rsidP="00200EE4">
                      <w:r>
                        <w:t xml:space="preserve"> </w:t>
                      </w:r>
                    </w:p>
                    <w:p w:rsidR="00CB3E49" w:rsidRDefault="00CB3E49" w:rsidP="00935558">
                      <w:pPr>
                        <w:jc w:val="center"/>
                      </w:pPr>
                      <w:r>
                        <w:rPr>
                          <w:noProof/>
                        </w:rPr>
                        <w:drawing>
                          <wp:inline distT="0" distB="0" distL="0" distR="0" wp14:anchorId="7930940D" wp14:editId="57ACA730">
                            <wp:extent cx="5606415" cy="28670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1940" cy="2895420"/>
                                    </a:xfrm>
                                    <a:prstGeom prst="rect">
                                      <a:avLst/>
                                    </a:prstGeom>
                                  </pic:spPr>
                                </pic:pic>
                              </a:graphicData>
                            </a:graphic>
                          </wp:inline>
                        </w:drawing>
                      </w:r>
                    </w:p>
                    <w:p w:rsidR="00CB3E49" w:rsidRDefault="00CB3E49" w:rsidP="00200EE4"/>
                    <w:p w:rsidR="00CB3E49" w:rsidRDefault="00CB3E49" w:rsidP="00200EE4"/>
                    <w:p w:rsidR="00CB3E49" w:rsidRDefault="00CB3E49" w:rsidP="00200EE4"/>
                    <w:p w:rsidR="00CB3E49" w:rsidRDefault="00CB3E49" w:rsidP="00200EE4"/>
                    <w:p w:rsidR="00CB3E49" w:rsidRDefault="00CB3E49" w:rsidP="00200EE4"/>
                    <w:p w:rsidR="00CB3E49" w:rsidRDefault="00CB3E49" w:rsidP="00200EE4"/>
                    <w:p w:rsidR="00CB3E49" w:rsidRDefault="00CB3E49" w:rsidP="00200EE4"/>
                    <w:p w:rsidR="00CB3E49" w:rsidRDefault="00CB3E49" w:rsidP="00200EE4"/>
                  </w:txbxContent>
                </v:textbox>
                <w10:wrap type="square" anchorx="margin"/>
              </v:shape>
            </w:pict>
          </mc:Fallback>
        </mc:AlternateContent>
      </w:r>
    </w:p>
    <w:p w:rsidR="00F567C2" w:rsidRPr="00E36346" w:rsidRDefault="00F567C2" w:rsidP="00F567C2">
      <w:pPr>
        <w:rPr>
          <w:rFonts w:ascii="Times New Roman" w:hAnsi="Times New Roman" w:cs="Times New Roman"/>
          <w:sz w:val="26"/>
          <w:szCs w:val="26"/>
        </w:rPr>
      </w:pPr>
    </w:p>
    <w:p w:rsidR="00F567C2" w:rsidRPr="00E36346" w:rsidRDefault="00F567C2" w:rsidP="00200EE4">
      <w:pPr>
        <w:rPr>
          <w:rFonts w:ascii="Times New Roman" w:hAnsi="Times New Roman" w:cs="Times New Roman"/>
          <w:sz w:val="26"/>
          <w:szCs w:val="26"/>
        </w:rPr>
      </w:pPr>
    </w:p>
    <w:p w:rsidR="00200EE4" w:rsidRPr="00E36346" w:rsidRDefault="00200EE4" w:rsidP="00200EE4">
      <w:pPr>
        <w:rPr>
          <w:rFonts w:ascii="Times New Roman" w:hAnsi="Times New Roman" w:cs="Times New Roman"/>
          <w:sz w:val="26"/>
          <w:szCs w:val="26"/>
        </w:rPr>
      </w:pPr>
    </w:p>
    <w:p w:rsidR="00C46749" w:rsidRPr="00E36346" w:rsidRDefault="00C46749">
      <w:pPr>
        <w:rPr>
          <w:rFonts w:ascii="Times New Roman" w:eastAsiaTheme="majorEastAsia" w:hAnsi="Times New Roman" w:cs="Times New Roman"/>
          <w:color w:val="2F5496" w:themeColor="accent1" w:themeShade="BF"/>
          <w:sz w:val="26"/>
          <w:szCs w:val="26"/>
        </w:rPr>
      </w:pPr>
      <w:r w:rsidRPr="00E36346">
        <w:rPr>
          <w:rFonts w:ascii="Times New Roman" w:hAnsi="Times New Roman" w:cs="Times New Roman"/>
          <w:sz w:val="26"/>
          <w:szCs w:val="26"/>
        </w:rPr>
        <w:br w:type="page"/>
      </w:r>
    </w:p>
    <w:p w:rsidR="000A2CD4" w:rsidRPr="00E36346" w:rsidRDefault="000A2CD4" w:rsidP="00E36346">
      <w:pPr>
        <w:pStyle w:val="Heading1"/>
        <w:rPr>
          <w:rFonts w:ascii="Times New Roman" w:hAnsi="Times New Roman" w:cs="Times New Roman"/>
          <w:sz w:val="50"/>
          <w:szCs w:val="50"/>
        </w:rPr>
      </w:pPr>
      <w:bookmarkStart w:id="13" w:name="_Toc533076753"/>
      <w:r w:rsidRPr="00E36346">
        <w:rPr>
          <w:rFonts w:ascii="Times New Roman" w:hAnsi="Times New Roman" w:cs="Times New Roman"/>
          <w:sz w:val="50"/>
          <w:szCs w:val="50"/>
        </w:rPr>
        <w:lastRenderedPageBreak/>
        <w:t>Chương I</w:t>
      </w:r>
      <w:r w:rsidR="008C4464" w:rsidRPr="00E36346">
        <w:rPr>
          <w:rFonts w:ascii="Times New Roman" w:hAnsi="Times New Roman" w:cs="Times New Roman"/>
          <w:sz w:val="50"/>
          <w:szCs w:val="50"/>
        </w:rPr>
        <w:t>V</w:t>
      </w:r>
      <w:r w:rsidR="00E36346">
        <w:rPr>
          <w:rFonts w:ascii="Times New Roman" w:hAnsi="Times New Roman" w:cs="Times New Roman"/>
          <w:sz w:val="50"/>
          <w:szCs w:val="50"/>
        </w:rPr>
        <w:t>:</w:t>
      </w:r>
      <w:r w:rsidRPr="00E36346">
        <w:rPr>
          <w:rFonts w:ascii="Times New Roman" w:hAnsi="Times New Roman" w:cs="Times New Roman"/>
          <w:sz w:val="50"/>
          <w:szCs w:val="50"/>
        </w:rPr>
        <w:t>Các Công Nghệ Sử Dụng</w:t>
      </w:r>
      <w:bookmarkEnd w:id="13"/>
    </w:p>
    <w:p w:rsidR="00556249" w:rsidRPr="00E36346" w:rsidRDefault="006B46D2" w:rsidP="00E36346">
      <w:pPr>
        <w:pStyle w:val="Heading2"/>
        <w:numPr>
          <w:ilvl w:val="0"/>
          <w:numId w:val="15"/>
        </w:numPr>
        <w:rPr>
          <w:rFonts w:ascii="Times New Roman" w:hAnsi="Times New Roman" w:cs="Times New Roman"/>
          <w:sz w:val="40"/>
          <w:szCs w:val="40"/>
        </w:rPr>
      </w:pPr>
      <w:bookmarkStart w:id="14" w:name="_Toc533076754"/>
      <w:r w:rsidRPr="00E36346">
        <w:rPr>
          <w:rFonts w:ascii="Times New Roman" w:hAnsi="Times New Roman" w:cs="Times New Roman"/>
          <w:sz w:val="40"/>
          <w:szCs w:val="40"/>
        </w:rPr>
        <w:t>Sử Dụng PHP Làm Ngôn ngữ bên phía Server.</w:t>
      </w:r>
      <w:bookmarkEnd w:id="14"/>
    </w:p>
    <w:p w:rsidR="006B46D2" w:rsidRPr="00E36346" w:rsidRDefault="006B46D2" w:rsidP="006B46D2">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Php là một ngôn ngữ lập trình web trên server rất phổ biến hiện nay, nó giúp người dùng đễ dàng quản lí cũng như sử dụng nó.</w:t>
      </w:r>
    </w:p>
    <w:p w:rsidR="006B46D2" w:rsidRPr="00E36346" w:rsidRDefault="006B46D2" w:rsidP="006B46D2">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 xml:space="preserve">Một số cú pháp cơ bản: </w:t>
      </w:r>
    </w:p>
    <w:p w:rsidR="006B46D2" w:rsidRPr="00E36346" w:rsidRDefault="006B46D2" w:rsidP="006B46D2">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t xml:space="preserve">PHP có luôn bắt đầu và kết thúc bằng </w:t>
      </w:r>
      <w:r w:rsidRPr="00E36346">
        <w:rPr>
          <w:rFonts w:ascii="Times New Roman" w:hAnsi="Times New Roman" w:cs="Times New Roman"/>
          <w:b/>
          <w:sz w:val="26"/>
          <w:szCs w:val="26"/>
        </w:rPr>
        <w:t>&lt;?php ?&gt;</w:t>
      </w:r>
    </w:p>
    <w:p w:rsidR="006B46D2" w:rsidRPr="00E36346" w:rsidRDefault="00CB3E49" w:rsidP="006B46D2">
      <w:pPr>
        <w:pStyle w:val="ListParagraph"/>
        <w:numPr>
          <w:ilvl w:val="1"/>
          <w:numId w:val="7"/>
        </w:numPr>
        <w:rPr>
          <w:rFonts w:ascii="Times New Roman" w:hAnsi="Times New Roman" w:cs="Times New Roman"/>
          <w:sz w:val="26"/>
          <w:szCs w:val="26"/>
        </w:rPr>
      </w:pPr>
      <w:r w:rsidRPr="00E36346">
        <w:rPr>
          <w:rFonts w:ascii="Times New Roman" w:hAnsi="Times New Roman" w:cs="Times New Roman"/>
          <w:sz w:val="26"/>
          <w:szCs w:val="26"/>
        </w:rPr>
        <w:t>Đây là một vòng lặp white cụ thể để thực hiện câu lệnh truy vấn select dữ liệu từ Database.</w:t>
      </w:r>
    </w:p>
    <w:p w:rsidR="00CB3E49" w:rsidRPr="00E36346" w:rsidRDefault="00CB3E49" w:rsidP="00CB3E49">
      <w:pPr>
        <w:pStyle w:val="ListParagraph"/>
        <w:rPr>
          <w:rFonts w:ascii="Times New Roman" w:hAnsi="Times New Roman" w:cs="Times New Roman"/>
          <w:sz w:val="26"/>
          <w:szCs w:val="26"/>
        </w:rPr>
      </w:pPr>
    </w:p>
    <w:p w:rsidR="00CB3E49" w:rsidRPr="00E36346" w:rsidRDefault="00CB3E49" w:rsidP="00CB3E49">
      <w:pPr>
        <w:pStyle w:val="ListParagraph"/>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706368" behindDoc="0" locked="0" layoutInCell="1" allowOverlap="1" wp14:anchorId="5ADB90A6" wp14:editId="3449117D">
                <wp:simplePos x="0" y="0"/>
                <wp:positionH relativeFrom="margin">
                  <wp:align>left</wp:align>
                </wp:positionH>
                <wp:positionV relativeFrom="paragraph">
                  <wp:posOffset>227330</wp:posOffset>
                </wp:positionV>
                <wp:extent cx="5928360" cy="2933700"/>
                <wp:effectExtent l="0" t="0" r="0" b="0"/>
                <wp:wrapSquare wrapText="bothSides"/>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933700"/>
                        </a:xfrm>
                        <a:prstGeom prst="rect">
                          <a:avLst/>
                        </a:prstGeom>
                        <a:solidFill>
                          <a:srgbClr val="FFFFFF"/>
                        </a:solidFill>
                        <a:ln w="9525">
                          <a:noFill/>
                          <a:miter lim="800000"/>
                        </a:ln>
                      </wps:spPr>
                      <wps:txbx>
                        <w:txbxContent>
                          <w:p w:rsidR="00CB3E49" w:rsidRDefault="00813545" w:rsidP="00935558">
                            <w:pPr>
                              <w:jc w:val="center"/>
                            </w:pPr>
                            <w:r>
                              <w:rPr>
                                <w:noProof/>
                              </w:rPr>
                              <w:drawing>
                                <wp:inline distT="0" distB="0" distL="0" distR="0" wp14:anchorId="034EF073" wp14:editId="066B28FF">
                                  <wp:extent cx="5175250" cy="2686050"/>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250" cy="2686050"/>
                                          </a:xfrm>
                                          <a:prstGeom prst="rect">
                                            <a:avLst/>
                                          </a:prstGeom>
                                        </pic:spPr>
                                      </pic:pic>
                                    </a:graphicData>
                                  </a:graphic>
                                </wp:inline>
                              </w:drawing>
                            </w:r>
                          </w:p>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B90A6" id="Text Box 221" o:spid="_x0000_s1045" type="#_x0000_t202" style="position:absolute;left:0;text-align:left;margin-left:0;margin-top:17.9pt;width:466.8pt;height:231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" stroked="f">
                <v:textbox>
                  <w:txbxContent>
                    <w:p w:rsidR="00CB3E49" w:rsidRDefault="00813545" w:rsidP="00935558">
                      <w:pPr>
                        <w:jc w:val="center"/>
                      </w:pPr>
                      <w:r>
                        <w:rPr>
                          <w:noProof/>
                        </w:rPr>
                        <w:drawing>
                          <wp:inline distT="0" distB="0" distL="0" distR="0" wp14:anchorId="034EF073" wp14:editId="066B28FF">
                            <wp:extent cx="5175250" cy="2686050"/>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250" cy="2686050"/>
                                    </a:xfrm>
                                    <a:prstGeom prst="rect">
                                      <a:avLst/>
                                    </a:prstGeom>
                                  </pic:spPr>
                                </pic:pic>
                              </a:graphicData>
                            </a:graphic>
                          </wp:inline>
                        </w:drawing>
                      </w:r>
                    </w:p>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p w:rsidR="00CB3E49" w:rsidRDefault="00CB3E49" w:rsidP="00CB3E49"/>
                  </w:txbxContent>
                </v:textbox>
                <w10:wrap type="square" anchorx="margin"/>
              </v:shape>
            </w:pict>
          </mc:Fallback>
        </mc:AlternateContent>
      </w:r>
    </w:p>
    <w:p w:rsidR="00CB3E49" w:rsidRPr="00E36346" w:rsidRDefault="00CB3E49" w:rsidP="00E36346">
      <w:pPr>
        <w:pStyle w:val="Heading2"/>
        <w:rPr>
          <w:rFonts w:ascii="Times New Roman" w:hAnsi="Times New Roman" w:cs="Times New Roman"/>
          <w:sz w:val="40"/>
          <w:szCs w:val="40"/>
        </w:rPr>
      </w:pPr>
    </w:p>
    <w:p w:rsidR="00CB3E49" w:rsidRPr="00E36346" w:rsidRDefault="00752650" w:rsidP="00E36346">
      <w:pPr>
        <w:pStyle w:val="Heading2"/>
        <w:numPr>
          <w:ilvl w:val="0"/>
          <w:numId w:val="15"/>
        </w:numPr>
        <w:rPr>
          <w:rFonts w:ascii="Times New Roman" w:hAnsi="Times New Roman" w:cs="Times New Roman"/>
          <w:sz w:val="40"/>
          <w:szCs w:val="40"/>
        </w:rPr>
      </w:pPr>
      <w:bookmarkStart w:id="15" w:name="_Toc533076755"/>
      <w:r w:rsidRPr="00E36346">
        <w:rPr>
          <w:rFonts w:ascii="Times New Roman" w:hAnsi="Times New Roman" w:cs="Times New Roman"/>
          <w:sz w:val="40"/>
          <w:szCs w:val="40"/>
        </w:rPr>
        <w:t>Sử Dụng Ngôn Ngữ Javascript.</w:t>
      </w:r>
      <w:bookmarkEnd w:id="15"/>
    </w:p>
    <w:p w:rsidR="00752650" w:rsidRPr="00E36346" w:rsidRDefault="00752650" w:rsidP="00752650">
      <w:pPr>
        <w:pStyle w:val="ListParagraph"/>
        <w:numPr>
          <w:ilvl w:val="0"/>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708416" behindDoc="0" locked="0" layoutInCell="1" allowOverlap="1" wp14:anchorId="4A8ABA0A" wp14:editId="470FF01E">
                <wp:simplePos x="0" y="0"/>
                <wp:positionH relativeFrom="margin">
                  <wp:align>right</wp:align>
                </wp:positionH>
                <wp:positionV relativeFrom="paragraph">
                  <wp:posOffset>464820</wp:posOffset>
                </wp:positionV>
                <wp:extent cx="5928360" cy="2524125"/>
                <wp:effectExtent l="0" t="0" r="0" b="9525"/>
                <wp:wrapSquare wrapText="bothSides"/>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524125"/>
                        </a:xfrm>
                        <a:prstGeom prst="rect">
                          <a:avLst/>
                        </a:prstGeom>
                        <a:solidFill>
                          <a:srgbClr val="FFFFFF"/>
                        </a:solidFill>
                        <a:ln w="9525">
                          <a:noFill/>
                          <a:miter lim="800000"/>
                        </a:ln>
                      </wps:spPr>
                      <wps:txbx>
                        <w:txbxContent>
                          <w:p w:rsidR="00752650" w:rsidRDefault="00752650" w:rsidP="00935558">
                            <w:pPr>
                              <w:jc w:val="center"/>
                            </w:pPr>
                            <w:r>
                              <w:rPr>
                                <w:noProof/>
                              </w:rPr>
                              <w:drawing>
                                <wp:inline distT="0" distB="0" distL="0" distR="0" wp14:anchorId="4048986B" wp14:editId="3C0C2400">
                                  <wp:extent cx="5817870" cy="25336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1075" cy="2569885"/>
                                          </a:xfrm>
                                          <a:prstGeom prst="rect">
                                            <a:avLst/>
                                          </a:prstGeom>
                                        </pic:spPr>
                                      </pic:pic>
                                    </a:graphicData>
                                  </a:graphic>
                                </wp:inline>
                              </w:drawing>
                            </w:r>
                          </w:p>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ABA0A" id="Text Box 225" o:spid="_x0000_s1046" type="#_x0000_t202" style="position:absolute;left:0;text-align:left;margin-left:415.6pt;margin-top:36.6pt;width:466.8pt;height:198.7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" stroked="f">
                <v:textbox>
                  <w:txbxContent>
                    <w:p w:rsidR="00752650" w:rsidRDefault="00752650" w:rsidP="00935558">
                      <w:pPr>
                        <w:jc w:val="center"/>
                      </w:pPr>
                      <w:r>
                        <w:rPr>
                          <w:noProof/>
                        </w:rPr>
                        <w:drawing>
                          <wp:inline distT="0" distB="0" distL="0" distR="0" wp14:anchorId="4048986B" wp14:editId="3C0C2400">
                            <wp:extent cx="5817870" cy="25336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1075" cy="2569885"/>
                                    </a:xfrm>
                                    <a:prstGeom prst="rect">
                                      <a:avLst/>
                                    </a:prstGeom>
                                  </pic:spPr>
                                </pic:pic>
                              </a:graphicData>
                            </a:graphic>
                          </wp:inline>
                        </w:drawing>
                      </w:r>
                    </w:p>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txbxContent>
                </v:textbox>
                <w10:wrap type="square" anchorx="margin"/>
              </v:shape>
            </w:pict>
          </mc:Fallback>
        </mc:AlternateContent>
      </w:r>
      <w:r w:rsidRPr="00E36346">
        <w:rPr>
          <w:rFonts w:ascii="Times New Roman" w:hAnsi="Times New Roman" w:cs="Times New Roman"/>
          <w:sz w:val="26"/>
          <w:szCs w:val="26"/>
        </w:rPr>
        <w:t>Chức năng này được dùng để làm cho trang web trở nên mượt mà và tạo web trở nên đẹp mà không làm giảm tốc độ của nó.</w:t>
      </w:r>
    </w:p>
    <w:p w:rsidR="00752650" w:rsidRPr="00E36346" w:rsidRDefault="00752650" w:rsidP="00752650">
      <w:pPr>
        <w:rPr>
          <w:rFonts w:ascii="Times New Roman" w:hAnsi="Times New Roman" w:cs="Times New Roman"/>
          <w:sz w:val="26"/>
          <w:szCs w:val="26"/>
        </w:rPr>
      </w:pPr>
    </w:p>
    <w:p w:rsidR="003C6E47" w:rsidRPr="00E36346" w:rsidRDefault="003C6E47" w:rsidP="00752650">
      <w:pPr>
        <w:rPr>
          <w:rFonts w:ascii="Times New Roman" w:hAnsi="Times New Roman" w:cs="Times New Roman"/>
          <w:sz w:val="26"/>
          <w:szCs w:val="26"/>
        </w:rPr>
      </w:pPr>
    </w:p>
    <w:p w:rsidR="003C6E47" w:rsidRPr="00E36346" w:rsidRDefault="003C6E47" w:rsidP="00752650">
      <w:pPr>
        <w:rPr>
          <w:rFonts w:ascii="Times New Roman" w:hAnsi="Times New Roman" w:cs="Times New Roman"/>
          <w:sz w:val="26"/>
          <w:szCs w:val="26"/>
        </w:rPr>
      </w:pPr>
    </w:p>
    <w:p w:rsidR="003C6E47" w:rsidRPr="00E36346" w:rsidRDefault="003C6E47" w:rsidP="00752650">
      <w:pPr>
        <w:rPr>
          <w:rFonts w:ascii="Times New Roman" w:hAnsi="Times New Roman" w:cs="Times New Roman"/>
          <w:sz w:val="26"/>
          <w:szCs w:val="26"/>
        </w:rPr>
      </w:pPr>
    </w:p>
    <w:p w:rsidR="00752650" w:rsidRPr="00E36346" w:rsidRDefault="00752650" w:rsidP="00752650">
      <w:pPr>
        <w:pStyle w:val="ListParagraph"/>
        <w:numPr>
          <w:ilvl w:val="0"/>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710464" behindDoc="0" locked="0" layoutInCell="1" allowOverlap="1" wp14:anchorId="2CFDCE58" wp14:editId="1FE1DA0A">
                <wp:simplePos x="0" y="0"/>
                <wp:positionH relativeFrom="margin">
                  <wp:posOffset>-57150</wp:posOffset>
                </wp:positionH>
                <wp:positionV relativeFrom="paragraph">
                  <wp:posOffset>476885</wp:posOffset>
                </wp:positionV>
                <wp:extent cx="5928360" cy="2809875"/>
                <wp:effectExtent l="0" t="0" r="0" b="9525"/>
                <wp:wrapSquare wrapText="bothSides"/>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809875"/>
                        </a:xfrm>
                        <a:prstGeom prst="rect">
                          <a:avLst/>
                        </a:prstGeom>
                        <a:solidFill>
                          <a:srgbClr val="FFFFFF"/>
                        </a:solidFill>
                        <a:ln w="9525">
                          <a:noFill/>
                          <a:miter lim="800000"/>
                        </a:ln>
                      </wps:spPr>
                      <wps:txbx>
                        <w:txbxContent>
                          <w:p w:rsidR="00752650" w:rsidRDefault="00752650" w:rsidP="00935558">
                            <w:pPr>
                              <w:jc w:val="center"/>
                            </w:pPr>
                            <w:r>
                              <w:rPr>
                                <w:noProof/>
                              </w:rPr>
                              <w:drawing>
                                <wp:inline distT="0" distB="0" distL="0" distR="0" wp14:anchorId="3337FDE6" wp14:editId="66E9F4E1">
                                  <wp:extent cx="5196840" cy="2752473"/>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2758" cy="2877425"/>
                                          </a:xfrm>
                                          <a:prstGeom prst="rect">
                                            <a:avLst/>
                                          </a:prstGeom>
                                        </pic:spPr>
                                      </pic:pic>
                                    </a:graphicData>
                                  </a:graphic>
                                </wp:inline>
                              </w:drawing>
                            </w:r>
                          </w:p>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DCE58" id="Text Box 227" o:spid="_x0000_s1047" type="#_x0000_t202" style="position:absolute;left:0;text-align:left;margin-left:-4.5pt;margin-top:37.55pt;width:466.8pt;height:221.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" stroked="f">
                <v:textbox>
                  <w:txbxContent>
                    <w:p w:rsidR="00752650" w:rsidRDefault="00752650" w:rsidP="00935558">
                      <w:pPr>
                        <w:jc w:val="center"/>
                      </w:pPr>
                      <w:r>
                        <w:rPr>
                          <w:noProof/>
                        </w:rPr>
                        <w:drawing>
                          <wp:inline distT="0" distB="0" distL="0" distR="0" wp14:anchorId="3337FDE6" wp14:editId="66E9F4E1">
                            <wp:extent cx="5196840" cy="2752473"/>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2758" cy="2877425"/>
                                    </a:xfrm>
                                    <a:prstGeom prst="rect">
                                      <a:avLst/>
                                    </a:prstGeom>
                                  </pic:spPr>
                                </pic:pic>
                              </a:graphicData>
                            </a:graphic>
                          </wp:inline>
                        </w:drawing>
                      </w:r>
                    </w:p>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p w:rsidR="00752650" w:rsidRDefault="00752650" w:rsidP="00752650"/>
                  </w:txbxContent>
                </v:textbox>
                <w10:wrap type="square" anchorx="margin"/>
              </v:shape>
            </w:pict>
          </mc:Fallback>
        </mc:AlternateContent>
      </w:r>
      <w:r w:rsidRPr="00E36346">
        <w:rPr>
          <w:rFonts w:ascii="Times New Roman" w:hAnsi="Times New Roman" w:cs="Times New Roman"/>
          <w:sz w:val="26"/>
          <w:szCs w:val="26"/>
        </w:rPr>
        <w:t>Một chức năng nữa là Sử dụng Ajax để kiểm tra đăng kí, khi nhập user đã tồn tại thì thông báo ngay cho người dùng.</w:t>
      </w:r>
    </w:p>
    <w:p w:rsidR="00752650" w:rsidRPr="00E36346" w:rsidRDefault="003C6E47" w:rsidP="00E36346">
      <w:pPr>
        <w:rPr>
          <w:rFonts w:ascii="Times New Roman" w:hAnsi="Times New Roman" w:cs="Times New Roman"/>
          <w:sz w:val="26"/>
          <w:szCs w:val="26"/>
        </w:rPr>
      </w:pPr>
      <w:r w:rsidRPr="00E36346">
        <w:rPr>
          <w:noProof/>
        </w:rPr>
        <w:lastRenderedPageBreak/>
        <mc:AlternateContent>
          <mc:Choice Requires="wps">
            <w:drawing>
              <wp:anchor distT="45720" distB="45720" distL="114300" distR="114300" simplePos="0" relativeHeight="251712512" behindDoc="0" locked="0" layoutInCell="1" allowOverlap="1" wp14:anchorId="004414DD" wp14:editId="4EE109C6">
                <wp:simplePos x="0" y="0"/>
                <wp:positionH relativeFrom="margin">
                  <wp:align>left</wp:align>
                </wp:positionH>
                <wp:positionV relativeFrom="paragraph">
                  <wp:posOffset>225425</wp:posOffset>
                </wp:positionV>
                <wp:extent cx="5928360" cy="17526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752600"/>
                        </a:xfrm>
                        <a:prstGeom prst="rect">
                          <a:avLst/>
                        </a:prstGeom>
                        <a:solidFill>
                          <a:srgbClr val="FFFFFF"/>
                        </a:solidFill>
                        <a:ln w="9525">
                          <a:noFill/>
                          <a:miter lim="800000"/>
                        </a:ln>
                      </wps:spPr>
                      <wps:txbx>
                        <w:txbxContent>
                          <w:p w:rsidR="003C6E47" w:rsidRDefault="003C6E47" w:rsidP="00935558">
                            <w:pPr>
                              <w:jc w:val="center"/>
                            </w:pPr>
                            <w:r>
                              <w:rPr>
                                <w:noProof/>
                              </w:rPr>
                              <w:drawing>
                                <wp:inline distT="0" distB="0" distL="0" distR="0" wp14:anchorId="34801976" wp14:editId="4F98F7BB">
                                  <wp:extent cx="4224655" cy="1419225"/>
                                  <wp:effectExtent l="0" t="0" r="444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4655" cy="1419225"/>
                                          </a:xfrm>
                                          <a:prstGeom prst="rect">
                                            <a:avLst/>
                                          </a:prstGeom>
                                        </pic:spPr>
                                      </pic:pic>
                                    </a:graphicData>
                                  </a:graphic>
                                </wp:inline>
                              </w:drawing>
                            </w:r>
                          </w:p>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414DD" id="Text Box 7" o:spid="_x0000_s1048" type="#_x0000_t202" style="position:absolute;margin-left:0;margin-top:17.75pt;width:466.8pt;height:138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" stroked="f">
                <v:textbox>
                  <w:txbxContent>
                    <w:p w:rsidR="003C6E47" w:rsidRDefault="003C6E47" w:rsidP="00935558">
                      <w:pPr>
                        <w:jc w:val="center"/>
                      </w:pPr>
                      <w:r>
                        <w:rPr>
                          <w:noProof/>
                        </w:rPr>
                        <w:drawing>
                          <wp:inline distT="0" distB="0" distL="0" distR="0" wp14:anchorId="34801976" wp14:editId="4F98F7BB">
                            <wp:extent cx="4224655" cy="1419225"/>
                            <wp:effectExtent l="0" t="0" r="444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4655" cy="1419225"/>
                                    </a:xfrm>
                                    <a:prstGeom prst="rect">
                                      <a:avLst/>
                                    </a:prstGeom>
                                  </pic:spPr>
                                </pic:pic>
                              </a:graphicData>
                            </a:graphic>
                          </wp:inline>
                        </w:drawing>
                      </w:r>
                    </w:p>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txbxContent>
                </v:textbox>
                <w10:wrap type="square" anchorx="margin"/>
              </v:shape>
            </w:pict>
          </mc:Fallback>
        </mc:AlternateContent>
      </w:r>
    </w:p>
    <w:p w:rsidR="00752650" w:rsidRPr="00E36346" w:rsidRDefault="003C6E47" w:rsidP="00E36346">
      <w:pPr>
        <w:pStyle w:val="Heading2"/>
        <w:numPr>
          <w:ilvl w:val="0"/>
          <w:numId w:val="15"/>
        </w:numPr>
        <w:rPr>
          <w:rFonts w:ascii="Times New Roman" w:hAnsi="Times New Roman" w:cs="Times New Roman"/>
          <w:sz w:val="40"/>
          <w:szCs w:val="40"/>
        </w:rPr>
      </w:pPr>
      <w:bookmarkStart w:id="16" w:name="_Toc533076756"/>
      <w:r w:rsidRPr="00E36346">
        <w:rPr>
          <w:rFonts w:ascii="Times New Roman" w:hAnsi="Times New Roman" w:cs="Times New Roman"/>
          <w:sz w:val="40"/>
          <w:szCs w:val="40"/>
        </w:rPr>
        <w:t>Chức Năng Pagination.</w:t>
      </w:r>
      <w:bookmarkEnd w:id="16"/>
    </w:p>
    <w:p w:rsidR="003C6E47" w:rsidRPr="00E36346" w:rsidRDefault="003C6E47" w:rsidP="003C6E47">
      <w:pPr>
        <w:pStyle w:val="ListParagraph"/>
        <w:rPr>
          <w:rFonts w:ascii="Times New Roman" w:hAnsi="Times New Roman" w:cs="Times New Roman"/>
          <w:b/>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714560" behindDoc="0" locked="0" layoutInCell="1" allowOverlap="1" wp14:anchorId="213EABF6" wp14:editId="7C57BDED">
                <wp:simplePos x="0" y="0"/>
                <wp:positionH relativeFrom="margin">
                  <wp:align>left</wp:align>
                </wp:positionH>
                <wp:positionV relativeFrom="paragraph">
                  <wp:posOffset>335280</wp:posOffset>
                </wp:positionV>
                <wp:extent cx="5974080" cy="3267075"/>
                <wp:effectExtent l="0" t="0" r="7620" b="9525"/>
                <wp:wrapSquare wrapText="bothSides"/>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3267075"/>
                        </a:xfrm>
                        <a:prstGeom prst="rect">
                          <a:avLst/>
                        </a:prstGeom>
                        <a:solidFill>
                          <a:srgbClr val="FFFFFF"/>
                        </a:solidFill>
                        <a:ln w="9525">
                          <a:noFill/>
                          <a:miter lim="800000"/>
                        </a:ln>
                      </wps:spPr>
                      <wps:txbx>
                        <w:txbxContent>
                          <w:p w:rsidR="003C6E47" w:rsidRDefault="003C6E47" w:rsidP="00935558">
                            <w:pPr>
                              <w:jc w:val="center"/>
                            </w:pPr>
                            <w:r>
                              <w:rPr>
                                <w:noProof/>
                              </w:rPr>
                              <w:drawing>
                                <wp:inline distT="0" distB="0" distL="0" distR="0" wp14:anchorId="4A6B50F3" wp14:editId="120D6547">
                                  <wp:extent cx="4530090" cy="2295525"/>
                                  <wp:effectExtent l="0" t="0" r="381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735" cy="2354632"/>
                                          </a:xfrm>
                                          <a:prstGeom prst="rect">
                                            <a:avLst/>
                                          </a:prstGeom>
                                        </pic:spPr>
                                      </pic:pic>
                                    </a:graphicData>
                                  </a:graphic>
                                </wp:inline>
                              </w:drawing>
                            </w:r>
                            <w:r>
                              <w:rPr>
                                <w:noProof/>
                              </w:rPr>
                              <w:drawing>
                                <wp:inline distT="0" distB="0" distL="0" distR="0" wp14:anchorId="7E0C770D" wp14:editId="5D459A05">
                                  <wp:extent cx="1504950" cy="5810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4950" cy="581025"/>
                                          </a:xfrm>
                                          <a:prstGeom prst="rect">
                                            <a:avLst/>
                                          </a:prstGeom>
                                        </pic:spPr>
                                      </pic:pic>
                                    </a:graphicData>
                                  </a:graphic>
                                </wp:inline>
                              </w:drawing>
                            </w:r>
                          </w:p>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EABF6" id="Text Box 226" o:spid="_x0000_s1049" type="#_x0000_t202" style="position:absolute;left:0;text-align:left;margin-left:0;margin-top:26.4pt;width:470.4pt;height:257.2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" stroked="f">
                <v:textbox>
                  <w:txbxContent>
                    <w:p w:rsidR="003C6E47" w:rsidRDefault="003C6E47" w:rsidP="00935558">
                      <w:pPr>
                        <w:jc w:val="center"/>
                      </w:pPr>
                      <w:r>
                        <w:rPr>
                          <w:noProof/>
                        </w:rPr>
                        <w:drawing>
                          <wp:inline distT="0" distB="0" distL="0" distR="0" wp14:anchorId="4A6B50F3" wp14:editId="120D6547">
                            <wp:extent cx="4530090" cy="2295525"/>
                            <wp:effectExtent l="0" t="0" r="381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735" cy="2354632"/>
                                    </a:xfrm>
                                    <a:prstGeom prst="rect">
                                      <a:avLst/>
                                    </a:prstGeom>
                                  </pic:spPr>
                                </pic:pic>
                              </a:graphicData>
                            </a:graphic>
                          </wp:inline>
                        </w:drawing>
                      </w:r>
                      <w:r>
                        <w:rPr>
                          <w:noProof/>
                        </w:rPr>
                        <w:drawing>
                          <wp:inline distT="0" distB="0" distL="0" distR="0" wp14:anchorId="7E0C770D" wp14:editId="5D459A05">
                            <wp:extent cx="1504950" cy="5810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4950" cy="581025"/>
                                    </a:xfrm>
                                    <a:prstGeom prst="rect">
                                      <a:avLst/>
                                    </a:prstGeom>
                                  </pic:spPr>
                                </pic:pic>
                              </a:graphicData>
                            </a:graphic>
                          </wp:inline>
                        </w:drawing>
                      </w:r>
                    </w:p>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txbxContent>
                </v:textbox>
                <w10:wrap type="square" anchorx="margin"/>
              </v:shape>
            </w:pict>
          </mc:Fallback>
        </mc:AlternateContent>
      </w:r>
    </w:p>
    <w:p w:rsidR="00752650" w:rsidRPr="00E36346" w:rsidRDefault="00752650" w:rsidP="00752650">
      <w:pPr>
        <w:rPr>
          <w:rFonts w:ascii="Times New Roman" w:hAnsi="Times New Roman" w:cs="Times New Roman"/>
          <w:sz w:val="26"/>
          <w:szCs w:val="26"/>
        </w:rPr>
      </w:pPr>
    </w:p>
    <w:p w:rsidR="003C6E47" w:rsidRPr="00E36346" w:rsidRDefault="00E36346" w:rsidP="00E36346">
      <w:pPr>
        <w:pStyle w:val="Heading2"/>
        <w:numPr>
          <w:ilvl w:val="0"/>
          <w:numId w:val="15"/>
        </w:numPr>
      </w:pPr>
      <w:bookmarkStart w:id="17" w:name="_Toc533076757"/>
      <w:r w:rsidRPr="00E36346">
        <w:rPr>
          <w:rFonts w:ascii="Times New Roman" w:hAnsi="Times New Roman" w:cs="Times New Roman"/>
          <w:noProof/>
          <w:sz w:val="40"/>
          <w:szCs w:val="40"/>
        </w:rPr>
        <w:lastRenderedPageBreak/>
        <mc:AlternateContent>
          <mc:Choice Requires="wps">
            <w:drawing>
              <wp:anchor distT="45720" distB="45720" distL="114300" distR="114300" simplePos="0" relativeHeight="251716608" behindDoc="0" locked="0" layoutInCell="1" allowOverlap="1" wp14:anchorId="6D7CD18E" wp14:editId="68801817">
                <wp:simplePos x="0" y="0"/>
                <wp:positionH relativeFrom="margin">
                  <wp:posOffset>-190500</wp:posOffset>
                </wp:positionH>
                <wp:positionV relativeFrom="paragraph">
                  <wp:posOffset>428625</wp:posOffset>
                </wp:positionV>
                <wp:extent cx="5974080" cy="1066800"/>
                <wp:effectExtent l="0" t="0" r="7620" b="0"/>
                <wp:wrapSquare wrapText="bothSides"/>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066800"/>
                        </a:xfrm>
                        <a:prstGeom prst="rect">
                          <a:avLst/>
                        </a:prstGeom>
                        <a:solidFill>
                          <a:srgbClr val="FFFFFF"/>
                        </a:solidFill>
                        <a:ln w="9525">
                          <a:noFill/>
                          <a:miter lim="800000"/>
                        </a:ln>
                      </wps:spPr>
                      <wps:txbx>
                        <w:txbxContent>
                          <w:p w:rsidR="003C6E47" w:rsidRDefault="003C6E47" w:rsidP="009B570F">
                            <w:pPr>
                              <w:jc w:val="center"/>
                            </w:pPr>
                            <w:r>
                              <w:rPr>
                                <w:noProof/>
                              </w:rPr>
                              <w:drawing>
                                <wp:inline distT="0" distB="0" distL="0" distR="0" wp14:anchorId="43B029CB" wp14:editId="340636CC">
                                  <wp:extent cx="1999615" cy="966470"/>
                                  <wp:effectExtent l="0" t="0" r="635"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9615" cy="966470"/>
                                          </a:xfrm>
                                          <a:prstGeom prst="rect">
                                            <a:avLst/>
                                          </a:prstGeom>
                                        </pic:spPr>
                                      </pic:pic>
                                    </a:graphicData>
                                  </a:graphic>
                                </wp:inline>
                              </w:drawing>
                            </w:r>
                            <w:r w:rsidR="009B570F">
                              <w:rPr>
                                <w:noProof/>
                              </w:rPr>
                              <w:drawing>
                                <wp:inline distT="0" distB="0" distL="0" distR="0" wp14:anchorId="55FFC6B9" wp14:editId="19E17F9A">
                                  <wp:extent cx="2590800" cy="966470"/>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800" cy="966470"/>
                                          </a:xfrm>
                                          <a:prstGeom prst="rect">
                                            <a:avLst/>
                                          </a:prstGeom>
                                        </pic:spPr>
                                      </pic:pic>
                                    </a:graphicData>
                                  </a:graphic>
                                </wp:inline>
                              </w:drawing>
                            </w:r>
                          </w:p>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CD18E" id="Text Box 232" o:spid="_x0000_s1050" type="#_x0000_t202" style="position:absolute;left:0;text-align:left;margin-left:-15pt;margin-top:33.75pt;width:470.4pt;height:8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" stroked="f">
                <v:textbox>
                  <w:txbxContent>
                    <w:p w:rsidR="003C6E47" w:rsidRDefault="003C6E47" w:rsidP="009B570F">
                      <w:pPr>
                        <w:jc w:val="center"/>
                      </w:pPr>
                      <w:r>
                        <w:rPr>
                          <w:noProof/>
                        </w:rPr>
                        <w:drawing>
                          <wp:inline distT="0" distB="0" distL="0" distR="0" wp14:anchorId="43B029CB" wp14:editId="340636CC">
                            <wp:extent cx="1999615" cy="966470"/>
                            <wp:effectExtent l="0" t="0" r="635"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9615" cy="966470"/>
                                    </a:xfrm>
                                    <a:prstGeom prst="rect">
                                      <a:avLst/>
                                    </a:prstGeom>
                                  </pic:spPr>
                                </pic:pic>
                              </a:graphicData>
                            </a:graphic>
                          </wp:inline>
                        </w:drawing>
                      </w:r>
                      <w:r w:rsidR="009B570F">
                        <w:rPr>
                          <w:noProof/>
                        </w:rPr>
                        <w:drawing>
                          <wp:inline distT="0" distB="0" distL="0" distR="0" wp14:anchorId="55FFC6B9" wp14:editId="19E17F9A">
                            <wp:extent cx="2590800" cy="966470"/>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800" cy="966470"/>
                                    </a:xfrm>
                                    <a:prstGeom prst="rect">
                                      <a:avLst/>
                                    </a:prstGeom>
                                  </pic:spPr>
                                </pic:pic>
                              </a:graphicData>
                            </a:graphic>
                          </wp:inline>
                        </w:drawing>
                      </w:r>
                    </w:p>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p w:rsidR="003C6E47" w:rsidRDefault="003C6E47" w:rsidP="003C6E47"/>
                  </w:txbxContent>
                </v:textbox>
                <w10:wrap type="square" anchorx="margin"/>
              </v:shape>
            </w:pict>
          </mc:Fallback>
        </mc:AlternateContent>
      </w:r>
      <w:r w:rsidR="003C6E47" w:rsidRPr="00E36346">
        <w:rPr>
          <w:rFonts w:ascii="Times New Roman" w:hAnsi="Times New Roman" w:cs="Times New Roman"/>
          <w:sz w:val="40"/>
          <w:szCs w:val="40"/>
        </w:rPr>
        <w:t>Sử dụng Xampp để chạy localhost</w:t>
      </w:r>
      <w:r w:rsidR="003C6E47" w:rsidRPr="00E36346">
        <w:t>.</w:t>
      </w:r>
      <w:bookmarkEnd w:id="17"/>
    </w:p>
    <w:p w:rsidR="003C6E47" w:rsidRPr="00E36346" w:rsidRDefault="003C6E47" w:rsidP="003C6E47">
      <w:pPr>
        <w:pStyle w:val="ListParagraph"/>
        <w:rPr>
          <w:rFonts w:ascii="Times New Roman" w:hAnsi="Times New Roman" w:cs="Times New Roman"/>
          <w:sz w:val="26"/>
          <w:szCs w:val="26"/>
        </w:rPr>
      </w:pPr>
    </w:p>
    <w:p w:rsidR="00556249" w:rsidRPr="00E36346" w:rsidRDefault="009B570F" w:rsidP="000D1F19">
      <w:pPr>
        <w:pStyle w:val="Heading2"/>
        <w:numPr>
          <w:ilvl w:val="0"/>
          <w:numId w:val="15"/>
        </w:numPr>
      </w:pPr>
      <w:bookmarkStart w:id="18" w:name="_Toc533076758"/>
      <w:r w:rsidRPr="00E36346">
        <w:t xml:space="preserve">Sử dụng GET, POST để </w:t>
      </w:r>
      <w:r w:rsidR="00747C9C" w:rsidRPr="00E36346">
        <w:t>truyền và gọi biến cho trang Web.</w:t>
      </w:r>
      <w:bookmarkEnd w:id="18"/>
    </w:p>
    <w:p w:rsidR="00747C9C" w:rsidRPr="00E36346" w:rsidRDefault="00935558" w:rsidP="0013375C">
      <w:pPr>
        <w:pStyle w:val="ListParagraph"/>
      </w:pPr>
      <w:r w:rsidRPr="00E36346">
        <w:rPr>
          <w:rFonts w:ascii="Times New Roman" w:hAnsi="Times New Roman" w:cs="Times New Roman"/>
          <w:noProof/>
          <w:sz w:val="26"/>
          <w:szCs w:val="26"/>
        </w:rPr>
        <mc:AlternateContent>
          <mc:Choice Requires="wps">
            <w:drawing>
              <wp:anchor distT="45720" distB="45720" distL="114300" distR="114300" simplePos="0" relativeHeight="251718656" behindDoc="0" locked="0" layoutInCell="1" allowOverlap="1" wp14:anchorId="3167A3CF" wp14:editId="70040075">
                <wp:simplePos x="0" y="0"/>
                <wp:positionH relativeFrom="margin">
                  <wp:align>left</wp:align>
                </wp:positionH>
                <wp:positionV relativeFrom="paragraph">
                  <wp:posOffset>231775</wp:posOffset>
                </wp:positionV>
                <wp:extent cx="5974080" cy="1733550"/>
                <wp:effectExtent l="0" t="0" r="7620" b="0"/>
                <wp:wrapSquare wrapText="bothSides"/>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733550"/>
                        </a:xfrm>
                        <a:prstGeom prst="rect">
                          <a:avLst/>
                        </a:prstGeom>
                        <a:solidFill>
                          <a:srgbClr val="FFFFFF"/>
                        </a:solidFill>
                        <a:ln w="9525">
                          <a:noFill/>
                          <a:miter lim="800000"/>
                        </a:ln>
                      </wps:spPr>
                      <wps:txbx>
                        <w:txbxContent>
                          <w:p w:rsidR="00747C9C" w:rsidRDefault="00747C9C" w:rsidP="00935558">
                            <w:pPr>
                              <w:jc w:val="center"/>
                            </w:pPr>
                            <w:r>
                              <w:rPr>
                                <w:noProof/>
                              </w:rPr>
                              <w:drawing>
                                <wp:inline distT="0" distB="0" distL="0" distR="0" wp14:anchorId="7D422DAD" wp14:editId="6EDF533C">
                                  <wp:extent cx="2638425" cy="4286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425" cy="428625"/>
                                          </a:xfrm>
                                          <a:prstGeom prst="rect">
                                            <a:avLst/>
                                          </a:prstGeom>
                                        </pic:spPr>
                                      </pic:pic>
                                    </a:graphicData>
                                  </a:graphic>
                                </wp:inline>
                              </w:drawing>
                            </w:r>
                          </w:p>
                          <w:p w:rsidR="00747C9C" w:rsidRDefault="00747C9C" w:rsidP="00475471">
                            <w:pPr>
                              <w:jc w:val="center"/>
                            </w:pPr>
                            <w:r>
                              <w:rPr>
                                <w:noProof/>
                              </w:rPr>
                              <w:drawing>
                                <wp:inline distT="0" distB="0" distL="0" distR="0" wp14:anchorId="169A84EC" wp14:editId="68808EFC">
                                  <wp:extent cx="2514600" cy="3905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390525"/>
                                          </a:xfrm>
                                          <a:prstGeom prst="rect">
                                            <a:avLst/>
                                          </a:prstGeom>
                                        </pic:spPr>
                                      </pic:pic>
                                    </a:graphicData>
                                  </a:graphic>
                                </wp:inline>
                              </w:drawing>
                            </w:r>
                          </w:p>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7A3CF" id="Text Box 238" o:spid="_x0000_s1051" type="#_x0000_t202" style="position:absolute;left:0;text-align:left;margin-left:0;margin-top:18.25pt;width:470.4pt;height:136.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" stroked="f">
                <v:textbox>
                  <w:txbxContent>
                    <w:p w:rsidR="00747C9C" w:rsidRDefault="00747C9C" w:rsidP="00935558">
                      <w:pPr>
                        <w:jc w:val="center"/>
                      </w:pPr>
                      <w:r>
                        <w:rPr>
                          <w:noProof/>
                        </w:rPr>
                        <w:drawing>
                          <wp:inline distT="0" distB="0" distL="0" distR="0" wp14:anchorId="7D422DAD" wp14:editId="6EDF533C">
                            <wp:extent cx="2638425" cy="4286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425" cy="428625"/>
                                    </a:xfrm>
                                    <a:prstGeom prst="rect">
                                      <a:avLst/>
                                    </a:prstGeom>
                                  </pic:spPr>
                                </pic:pic>
                              </a:graphicData>
                            </a:graphic>
                          </wp:inline>
                        </w:drawing>
                      </w:r>
                    </w:p>
                    <w:p w:rsidR="00747C9C" w:rsidRDefault="00747C9C" w:rsidP="00475471">
                      <w:pPr>
                        <w:jc w:val="center"/>
                      </w:pPr>
                      <w:r>
                        <w:rPr>
                          <w:noProof/>
                        </w:rPr>
                        <w:drawing>
                          <wp:inline distT="0" distB="0" distL="0" distR="0" wp14:anchorId="169A84EC" wp14:editId="68808EFC">
                            <wp:extent cx="2514600" cy="3905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390525"/>
                                    </a:xfrm>
                                    <a:prstGeom prst="rect">
                                      <a:avLst/>
                                    </a:prstGeom>
                                  </pic:spPr>
                                </pic:pic>
                              </a:graphicData>
                            </a:graphic>
                          </wp:inline>
                        </w:drawing>
                      </w:r>
                    </w:p>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txbxContent>
                </v:textbox>
                <w10:wrap type="square" anchorx="margin"/>
              </v:shape>
            </w:pict>
          </mc:Fallback>
        </mc:AlternateContent>
      </w:r>
    </w:p>
    <w:p w:rsidR="00747C9C" w:rsidRPr="00E36346" w:rsidRDefault="00747C9C" w:rsidP="000D1F19">
      <w:pPr>
        <w:pStyle w:val="Heading2"/>
        <w:numPr>
          <w:ilvl w:val="0"/>
          <w:numId w:val="15"/>
        </w:numPr>
      </w:pPr>
      <w:bookmarkStart w:id="19" w:name="_Toc533076759"/>
      <w:r w:rsidRPr="00E36346">
        <w:t>Sử Dụng Bootstrap để định dạng vị trí của trang Web.</w:t>
      </w:r>
      <w:bookmarkEnd w:id="19"/>
    </w:p>
    <w:p w:rsidR="00747C9C" w:rsidRPr="00E36346" w:rsidRDefault="00935558" w:rsidP="00747C9C">
      <w:pPr>
        <w:pStyle w:val="ListParagraph"/>
        <w:numPr>
          <w:ilvl w:val="0"/>
          <w:numId w:val="7"/>
        </w:numPr>
        <w:rPr>
          <w:rFonts w:ascii="Times New Roman" w:hAnsi="Times New Roman" w:cs="Times New Roman"/>
          <w:sz w:val="26"/>
          <w:szCs w:val="26"/>
        </w:rPr>
      </w:pPr>
      <w:r w:rsidRPr="00E36346">
        <w:rPr>
          <w:rFonts w:ascii="Times New Roman" w:hAnsi="Times New Roman" w:cs="Times New Roman"/>
          <w:noProof/>
          <w:sz w:val="26"/>
          <w:szCs w:val="26"/>
        </w:rPr>
        <mc:AlternateContent>
          <mc:Choice Requires="wps">
            <w:drawing>
              <wp:anchor distT="45720" distB="45720" distL="114300" distR="114300" simplePos="0" relativeHeight="251720704" behindDoc="0" locked="0" layoutInCell="1" allowOverlap="1" wp14:anchorId="43B2752F" wp14:editId="304654D5">
                <wp:simplePos x="0" y="0"/>
                <wp:positionH relativeFrom="margin">
                  <wp:align>left</wp:align>
                </wp:positionH>
                <wp:positionV relativeFrom="paragraph">
                  <wp:posOffset>634365</wp:posOffset>
                </wp:positionV>
                <wp:extent cx="5974080" cy="1457325"/>
                <wp:effectExtent l="0" t="0" r="7620" b="9525"/>
                <wp:wrapTopAndBottom/>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457325"/>
                        </a:xfrm>
                        <a:prstGeom prst="rect">
                          <a:avLst/>
                        </a:prstGeom>
                        <a:solidFill>
                          <a:srgbClr val="FFFFFF"/>
                        </a:solidFill>
                        <a:ln w="9525">
                          <a:noFill/>
                          <a:miter lim="800000"/>
                        </a:ln>
                      </wps:spPr>
                      <wps:txbx>
                        <w:txbxContent>
                          <w:p w:rsidR="00747C9C" w:rsidRDefault="00747C9C" w:rsidP="00747C9C">
                            <w:r>
                              <w:rPr>
                                <w:noProof/>
                              </w:rPr>
                              <w:drawing>
                                <wp:inline distT="0" distB="0" distL="0" distR="0" wp14:anchorId="545968CC" wp14:editId="051633BA">
                                  <wp:extent cx="5773420" cy="125919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0289" cy="1271599"/>
                                          </a:xfrm>
                                          <a:prstGeom prst="rect">
                                            <a:avLst/>
                                          </a:prstGeom>
                                        </pic:spPr>
                                      </pic:pic>
                                    </a:graphicData>
                                  </a:graphic>
                                </wp:inline>
                              </w:drawing>
                            </w:r>
                            <w:r>
                              <w:t xml:space="preserve"> </w:t>
                            </w:r>
                          </w:p>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2752F" id="Text Box 243" o:spid="_x0000_s1052" type="#_x0000_t202" style="position:absolute;left:0;text-align:left;margin-left:0;margin-top:49.95pt;width:470.4pt;height:114.7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" stroked="f">
                <v:textbox>
                  <w:txbxContent>
                    <w:p w:rsidR="00747C9C" w:rsidRDefault="00747C9C" w:rsidP="00747C9C">
                      <w:r>
                        <w:rPr>
                          <w:noProof/>
                        </w:rPr>
                        <w:drawing>
                          <wp:inline distT="0" distB="0" distL="0" distR="0" wp14:anchorId="545968CC" wp14:editId="051633BA">
                            <wp:extent cx="5773420" cy="125919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0289" cy="1271599"/>
                                    </a:xfrm>
                                    <a:prstGeom prst="rect">
                                      <a:avLst/>
                                    </a:prstGeom>
                                  </pic:spPr>
                                </pic:pic>
                              </a:graphicData>
                            </a:graphic>
                          </wp:inline>
                        </w:drawing>
                      </w:r>
                      <w:r>
                        <w:t xml:space="preserve"> </w:t>
                      </w:r>
                    </w:p>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p w:rsidR="00747C9C" w:rsidRDefault="00747C9C" w:rsidP="00747C9C"/>
                  </w:txbxContent>
                </v:textbox>
                <w10:wrap type="topAndBottom" anchorx="margin"/>
              </v:shape>
            </w:pict>
          </mc:Fallback>
        </mc:AlternateContent>
      </w:r>
      <w:r w:rsidR="00747C9C" w:rsidRPr="00E36346">
        <w:rPr>
          <w:rFonts w:ascii="Times New Roman" w:hAnsi="Times New Roman" w:cs="Times New Roman"/>
          <w:sz w:val="26"/>
          <w:szCs w:val="26"/>
        </w:rPr>
        <w:t>Để sử dụng được Bootstrap cần phải add thử viện vào,thường là một đường link hoặc một file đã được tải về</w:t>
      </w:r>
      <w:r w:rsidRPr="00E36346">
        <w:rPr>
          <w:rFonts w:ascii="Times New Roman" w:hAnsi="Times New Roman" w:cs="Times New Roman"/>
          <w:sz w:val="26"/>
          <w:szCs w:val="26"/>
        </w:rPr>
        <w:t xml:space="preserve"> trên máy, hoặc có thể sử dụng thư viện online.</w:t>
      </w:r>
    </w:p>
    <w:p w:rsidR="00747C9C" w:rsidRPr="00E36346" w:rsidRDefault="00747C9C" w:rsidP="00935558">
      <w:pPr>
        <w:rPr>
          <w:rFonts w:ascii="Times New Roman" w:hAnsi="Times New Roman" w:cs="Times New Roman"/>
          <w:sz w:val="26"/>
          <w:szCs w:val="26"/>
        </w:rPr>
      </w:pPr>
    </w:p>
    <w:p w:rsidR="00747C9C" w:rsidRPr="00E36346" w:rsidRDefault="00747C9C" w:rsidP="00747C9C">
      <w:pPr>
        <w:pStyle w:val="ListParagraph"/>
        <w:rPr>
          <w:rFonts w:ascii="Times New Roman" w:hAnsi="Times New Roman" w:cs="Times New Roman"/>
          <w:sz w:val="26"/>
          <w:szCs w:val="26"/>
        </w:rPr>
      </w:pPr>
    </w:p>
    <w:p w:rsidR="00935558" w:rsidRPr="00E36346" w:rsidRDefault="00935558">
      <w:pPr>
        <w:rPr>
          <w:rFonts w:ascii="Times New Roman" w:eastAsiaTheme="majorEastAsia" w:hAnsi="Times New Roman" w:cs="Times New Roman"/>
          <w:color w:val="2F5496" w:themeColor="accent1" w:themeShade="BF"/>
          <w:sz w:val="26"/>
          <w:szCs w:val="26"/>
        </w:rPr>
      </w:pPr>
      <w:r w:rsidRPr="00E36346">
        <w:rPr>
          <w:rFonts w:ascii="Times New Roman" w:hAnsi="Times New Roman" w:cs="Times New Roman"/>
          <w:sz w:val="26"/>
          <w:szCs w:val="26"/>
        </w:rPr>
        <w:br w:type="page"/>
      </w:r>
    </w:p>
    <w:p w:rsidR="000A2CD4" w:rsidRPr="00E40052" w:rsidRDefault="000A2CD4" w:rsidP="000A2CD4">
      <w:pPr>
        <w:pStyle w:val="Heading1"/>
        <w:jc w:val="center"/>
        <w:rPr>
          <w:rFonts w:ascii="Times New Roman" w:hAnsi="Times New Roman" w:cs="Times New Roman"/>
          <w:sz w:val="50"/>
          <w:szCs w:val="50"/>
        </w:rPr>
      </w:pPr>
      <w:bookmarkStart w:id="20" w:name="_Toc533076760"/>
      <w:r w:rsidRPr="00E40052">
        <w:rPr>
          <w:rFonts w:ascii="Times New Roman" w:hAnsi="Times New Roman" w:cs="Times New Roman"/>
          <w:sz w:val="50"/>
          <w:szCs w:val="50"/>
        </w:rPr>
        <w:lastRenderedPageBreak/>
        <w:t>Chương V: Bảng Phân Công Công Việc</w:t>
      </w:r>
      <w:bookmarkEnd w:id="20"/>
    </w:p>
    <w:p w:rsidR="000A2CD4" w:rsidRPr="00E36346" w:rsidRDefault="00C10827" w:rsidP="00E40052">
      <w:pPr>
        <w:pStyle w:val="Heading2"/>
        <w:rPr>
          <w:rFonts w:ascii="Times New Roman" w:hAnsi="Times New Roman" w:cs="Times New Roman"/>
        </w:rPr>
      </w:pPr>
      <w:bookmarkStart w:id="21" w:name="_Toc533076761"/>
      <w:r w:rsidRPr="00E40052">
        <w:rPr>
          <w:rFonts w:ascii="Times New Roman" w:hAnsi="Times New Roman" w:cs="Times New Roman"/>
          <w:sz w:val="40"/>
          <w:szCs w:val="40"/>
        </w:rPr>
        <w:t>Bảng phân công công việc</w:t>
      </w:r>
      <w:r w:rsidRPr="00E36346">
        <w:rPr>
          <w:rFonts w:ascii="Times New Roman" w:hAnsi="Times New Roman" w:cs="Times New Roman"/>
        </w:rPr>
        <w:t>.</w:t>
      </w:r>
      <w:bookmarkEnd w:id="21"/>
    </w:p>
    <w:tbl>
      <w:tblPr>
        <w:tblStyle w:val="TableGrid"/>
        <w:tblW w:w="0" w:type="auto"/>
        <w:tblLook w:val="04A0" w:firstRow="1" w:lastRow="0" w:firstColumn="1" w:lastColumn="0" w:noHBand="0" w:noVBand="1"/>
      </w:tblPr>
      <w:tblGrid>
        <w:gridCol w:w="3685"/>
        <w:gridCol w:w="5665"/>
      </w:tblGrid>
      <w:tr w:rsidR="0055376C" w:rsidRPr="00E36346" w:rsidTr="0055376C">
        <w:tc>
          <w:tcPr>
            <w:tcW w:w="3685" w:type="dxa"/>
          </w:tcPr>
          <w:p w:rsidR="0055376C" w:rsidRPr="00E36346" w:rsidRDefault="0055376C" w:rsidP="000A2CD4">
            <w:pPr>
              <w:rPr>
                <w:rFonts w:ascii="Times New Roman" w:hAnsi="Times New Roman" w:cs="Times New Roman"/>
                <w:sz w:val="26"/>
                <w:szCs w:val="26"/>
              </w:rPr>
            </w:pPr>
            <w:r w:rsidRPr="00E36346">
              <w:rPr>
                <w:rFonts w:ascii="Times New Roman" w:hAnsi="Times New Roman" w:cs="Times New Roman"/>
                <w:sz w:val="26"/>
                <w:szCs w:val="26"/>
              </w:rPr>
              <w:t>Thành viên</w:t>
            </w:r>
          </w:p>
        </w:tc>
        <w:tc>
          <w:tcPr>
            <w:tcW w:w="5665" w:type="dxa"/>
          </w:tcPr>
          <w:p w:rsidR="0055376C" w:rsidRPr="00E36346" w:rsidRDefault="0055376C" w:rsidP="000A2CD4">
            <w:pPr>
              <w:rPr>
                <w:rFonts w:ascii="Times New Roman" w:hAnsi="Times New Roman" w:cs="Times New Roman"/>
                <w:sz w:val="26"/>
                <w:szCs w:val="26"/>
              </w:rPr>
            </w:pPr>
            <w:r w:rsidRPr="00E36346">
              <w:rPr>
                <w:rFonts w:ascii="Times New Roman" w:hAnsi="Times New Roman" w:cs="Times New Roman"/>
                <w:sz w:val="26"/>
                <w:szCs w:val="26"/>
              </w:rPr>
              <w:t>Công việc</w:t>
            </w:r>
          </w:p>
        </w:tc>
      </w:tr>
      <w:tr w:rsidR="0055376C" w:rsidRPr="00E36346" w:rsidTr="0055376C">
        <w:tc>
          <w:tcPr>
            <w:tcW w:w="3685" w:type="dxa"/>
          </w:tcPr>
          <w:p w:rsidR="0055376C" w:rsidRPr="00E36346" w:rsidRDefault="0055376C" w:rsidP="0055376C">
            <w:pPr>
              <w:pStyle w:val="ListParagraph"/>
              <w:numPr>
                <w:ilvl w:val="0"/>
                <w:numId w:val="8"/>
              </w:numPr>
              <w:rPr>
                <w:rFonts w:ascii="Times New Roman" w:hAnsi="Times New Roman" w:cs="Times New Roman"/>
                <w:sz w:val="26"/>
                <w:szCs w:val="26"/>
              </w:rPr>
            </w:pPr>
            <w:r w:rsidRPr="00E36346">
              <w:rPr>
                <w:rFonts w:ascii="Times New Roman" w:hAnsi="Times New Roman" w:cs="Times New Roman"/>
                <w:sz w:val="26"/>
                <w:szCs w:val="26"/>
              </w:rPr>
              <w:t>Nguyễn Phúc Đức – 16520243</w:t>
            </w:r>
          </w:p>
        </w:tc>
        <w:tc>
          <w:tcPr>
            <w:tcW w:w="5665" w:type="dxa"/>
          </w:tcPr>
          <w:p w:rsidR="0055376C" w:rsidRPr="00E36346" w:rsidRDefault="0055376C"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Xây dựng giao diện, thiết kế database</w:t>
            </w:r>
            <w:r w:rsidR="00705145" w:rsidRPr="00E36346">
              <w:rPr>
                <w:rFonts w:ascii="Times New Roman" w:hAnsi="Times New Roman" w:cs="Times New Roman"/>
                <w:sz w:val="26"/>
                <w:szCs w:val="26"/>
              </w:rPr>
              <w:t>.</w:t>
            </w:r>
          </w:p>
          <w:p w:rsidR="0055376C" w:rsidRPr="00E36346" w:rsidRDefault="0055376C"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Load database lên trang chủ</w:t>
            </w:r>
            <w:r w:rsidR="00705145" w:rsidRPr="00E36346">
              <w:rPr>
                <w:rFonts w:ascii="Times New Roman" w:hAnsi="Times New Roman" w:cs="Times New Roman"/>
                <w:sz w:val="26"/>
                <w:szCs w:val="26"/>
              </w:rPr>
              <w:t>.</w:t>
            </w:r>
          </w:p>
          <w:p w:rsidR="00705145" w:rsidRPr="00E36346" w:rsidRDefault="00705145"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Xây dựng chức năng tìm việc cho người tìm việc.</w:t>
            </w:r>
          </w:p>
          <w:p w:rsidR="00705145" w:rsidRPr="00E36346" w:rsidRDefault="00705145"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Submit database của người tìm việc.</w:t>
            </w:r>
          </w:p>
          <w:p w:rsidR="00705145" w:rsidRPr="00E36346" w:rsidRDefault="00705145" w:rsidP="0070514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Xây dựng chức năng đăng nhâp – đăng kí.</w:t>
            </w:r>
          </w:p>
          <w:p w:rsidR="00705145" w:rsidRPr="00E36346" w:rsidRDefault="00705145" w:rsidP="00705145">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Viết document về phần mình xây dựng.</w:t>
            </w:r>
          </w:p>
        </w:tc>
      </w:tr>
      <w:tr w:rsidR="0055376C" w:rsidRPr="00E36346" w:rsidTr="0055376C">
        <w:tc>
          <w:tcPr>
            <w:tcW w:w="3685" w:type="dxa"/>
          </w:tcPr>
          <w:p w:rsidR="0055376C" w:rsidRPr="00E36346" w:rsidRDefault="0055376C" w:rsidP="0055376C">
            <w:pPr>
              <w:pStyle w:val="ListParagraph"/>
              <w:numPr>
                <w:ilvl w:val="0"/>
                <w:numId w:val="8"/>
              </w:numPr>
              <w:rPr>
                <w:rFonts w:ascii="Times New Roman" w:hAnsi="Times New Roman" w:cs="Times New Roman"/>
                <w:sz w:val="26"/>
                <w:szCs w:val="26"/>
              </w:rPr>
            </w:pPr>
            <w:r w:rsidRPr="00E36346">
              <w:rPr>
                <w:rFonts w:ascii="Times New Roman" w:hAnsi="Times New Roman" w:cs="Times New Roman"/>
                <w:sz w:val="26"/>
                <w:szCs w:val="26"/>
              </w:rPr>
              <w:t>Lê Minh Hiếu – 16520390</w:t>
            </w:r>
          </w:p>
        </w:tc>
        <w:tc>
          <w:tcPr>
            <w:tcW w:w="5665" w:type="dxa"/>
          </w:tcPr>
          <w:p w:rsidR="0055376C" w:rsidRPr="00E36346" w:rsidRDefault="0055376C"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Xây dựng giao diện, thiết kế database</w:t>
            </w:r>
            <w:r w:rsidR="00705145" w:rsidRPr="00E36346">
              <w:rPr>
                <w:rFonts w:ascii="Times New Roman" w:hAnsi="Times New Roman" w:cs="Times New Roman"/>
                <w:sz w:val="26"/>
                <w:szCs w:val="26"/>
              </w:rPr>
              <w:t>.</w:t>
            </w:r>
          </w:p>
          <w:p w:rsidR="00705145" w:rsidRPr="00E36346" w:rsidRDefault="00705145"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Xây dựng chức năng quản lý tin đăng của nhà tuyển dụng.</w:t>
            </w:r>
          </w:p>
          <w:p w:rsidR="00705145" w:rsidRPr="00E36346" w:rsidRDefault="00705145"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Cho phép nhà tuyển dụng đăng tin.</w:t>
            </w:r>
          </w:p>
          <w:p w:rsidR="00705145" w:rsidRPr="00E36346" w:rsidRDefault="00705145"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Quản lý và cho phép nhà tuyển dụng chỉnh sữa thông tin tài khoản.</w:t>
            </w:r>
          </w:p>
          <w:p w:rsidR="00705145" w:rsidRPr="00E36346" w:rsidRDefault="00705145" w:rsidP="0055376C">
            <w:pPr>
              <w:pStyle w:val="ListParagraph"/>
              <w:numPr>
                <w:ilvl w:val="0"/>
                <w:numId w:val="7"/>
              </w:numPr>
              <w:rPr>
                <w:rFonts w:ascii="Times New Roman" w:hAnsi="Times New Roman" w:cs="Times New Roman"/>
                <w:sz w:val="26"/>
                <w:szCs w:val="26"/>
              </w:rPr>
            </w:pPr>
            <w:r w:rsidRPr="00E36346">
              <w:rPr>
                <w:rFonts w:ascii="Times New Roman" w:hAnsi="Times New Roman" w:cs="Times New Roman"/>
                <w:sz w:val="26"/>
                <w:szCs w:val="26"/>
              </w:rPr>
              <w:t xml:space="preserve">Viết Documet và tổng hợp document. </w:t>
            </w:r>
          </w:p>
        </w:tc>
      </w:tr>
    </w:tbl>
    <w:p w:rsidR="0055376C" w:rsidRPr="00E40052" w:rsidRDefault="00625786" w:rsidP="00E40052">
      <w:pPr>
        <w:pStyle w:val="Heading2"/>
        <w:rPr>
          <w:rFonts w:ascii="Times New Roman" w:hAnsi="Times New Roman" w:cs="Times New Roman"/>
          <w:sz w:val="40"/>
          <w:szCs w:val="40"/>
        </w:rPr>
      </w:pPr>
      <w:bookmarkStart w:id="22" w:name="_Toc533076762"/>
      <w:r w:rsidRPr="00E40052">
        <w:rPr>
          <w:rFonts w:ascii="Times New Roman" w:hAnsi="Times New Roman" w:cs="Times New Roman"/>
          <w:sz w:val="40"/>
          <w:szCs w:val="40"/>
        </w:rPr>
        <w:t>Tài liệu tham khảo.</w:t>
      </w:r>
      <w:bookmarkEnd w:id="22"/>
    </w:p>
    <w:p w:rsidR="00625786" w:rsidRPr="00E36346" w:rsidRDefault="00715DE4" w:rsidP="00625786">
      <w:pPr>
        <w:rPr>
          <w:rFonts w:ascii="Times New Roman" w:hAnsi="Times New Roman" w:cs="Times New Roman"/>
          <w:sz w:val="26"/>
          <w:szCs w:val="26"/>
        </w:rPr>
      </w:pPr>
      <w:hyperlink r:id="rId40" w:history="1">
        <w:r w:rsidR="00625786" w:rsidRPr="00E36346">
          <w:rPr>
            <w:rStyle w:val="Hyperlink"/>
            <w:rFonts w:ascii="Times New Roman" w:hAnsi="Times New Roman" w:cs="Times New Roman"/>
            <w:sz w:val="26"/>
            <w:szCs w:val="26"/>
          </w:rPr>
          <w:t>https://www.w3schools.com</w:t>
        </w:r>
      </w:hyperlink>
    </w:p>
    <w:p w:rsidR="00625786" w:rsidRPr="00E36346" w:rsidRDefault="00715DE4" w:rsidP="00625786">
      <w:pPr>
        <w:rPr>
          <w:rFonts w:ascii="Times New Roman" w:hAnsi="Times New Roman" w:cs="Times New Roman"/>
          <w:sz w:val="26"/>
          <w:szCs w:val="26"/>
        </w:rPr>
      </w:pPr>
      <w:hyperlink r:id="rId41" w:history="1">
        <w:r w:rsidR="00625786" w:rsidRPr="00E36346">
          <w:rPr>
            <w:rStyle w:val="Hyperlink"/>
            <w:rFonts w:ascii="Times New Roman" w:hAnsi="Times New Roman" w:cs="Times New Roman"/>
            <w:sz w:val="26"/>
            <w:szCs w:val="26"/>
          </w:rPr>
          <w:t>https://getbootstrap.com</w:t>
        </w:r>
      </w:hyperlink>
    </w:p>
    <w:p w:rsidR="00625786" w:rsidRPr="00E36346" w:rsidRDefault="00715DE4" w:rsidP="00625786">
      <w:pPr>
        <w:rPr>
          <w:rFonts w:ascii="Times New Roman" w:hAnsi="Times New Roman" w:cs="Times New Roman"/>
          <w:sz w:val="26"/>
          <w:szCs w:val="26"/>
        </w:rPr>
      </w:pPr>
      <w:hyperlink r:id="rId42" w:history="1">
        <w:r w:rsidR="00625786" w:rsidRPr="00E36346">
          <w:rPr>
            <w:rStyle w:val="Hyperlink"/>
            <w:rFonts w:ascii="Times New Roman" w:hAnsi="Times New Roman" w:cs="Times New Roman"/>
            <w:sz w:val="26"/>
            <w:szCs w:val="26"/>
          </w:rPr>
          <w:t>https://jquery.com</w:t>
        </w:r>
      </w:hyperlink>
    </w:p>
    <w:p w:rsidR="00625786" w:rsidRPr="00E36346" w:rsidRDefault="00715DE4" w:rsidP="00625786">
      <w:pPr>
        <w:rPr>
          <w:rFonts w:ascii="Times New Roman" w:hAnsi="Times New Roman" w:cs="Times New Roman"/>
          <w:sz w:val="26"/>
          <w:szCs w:val="26"/>
        </w:rPr>
      </w:pPr>
      <w:hyperlink r:id="rId43" w:history="1">
        <w:r w:rsidR="00625786" w:rsidRPr="00E36346">
          <w:rPr>
            <w:rStyle w:val="Hyperlink"/>
            <w:rFonts w:ascii="Times New Roman" w:hAnsi="Times New Roman" w:cs="Times New Roman"/>
            <w:sz w:val="26"/>
            <w:szCs w:val="26"/>
          </w:rPr>
          <w:t>https://www.timviecnhanh.com</w:t>
        </w:r>
      </w:hyperlink>
      <w:r w:rsidR="00625786" w:rsidRPr="00E36346">
        <w:rPr>
          <w:rFonts w:ascii="Times New Roman" w:hAnsi="Times New Roman" w:cs="Times New Roman"/>
          <w:sz w:val="26"/>
          <w:szCs w:val="26"/>
        </w:rPr>
        <w:fldChar w:fldCharType="begin"/>
      </w:r>
      <w:r w:rsidR="00625786" w:rsidRPr="00E36346">
        <w:rPr>
          <w:rFonts w:ascii="Times New Roman" w:hAnsi="Times New Roman" w:cs="Times New Roman"/>
          <w:sz w:val="26"/>
          <w:szCs w:val="26"/>
        </w:rPr>
        <w:instrText xml:space="preserve"> HYPERLINK "http://</w:instrText>
      </w:r>
    </w:p>
    <w:p w:rsidR="00625786" w:rsidRPr="00E36346" w:rsidRDefault="00625786" w:rsidP="00625786">
      <w:pPr>
        <w:rPr>
          <w:rFonts w:ascii="Times New Roman" w:hAnsi="Times New Roman" w:cs="Times New Roman"/>
          <w:color w:val="006621"/>
          <w:sz w:val="26"/>
          <w:szCs w:val="26"/>
        </w:rPr>
      </w:pPr>
      <w:r w:rsidRPr="00E36346">
        <w:rPr>
          <w:rStyle w:val="HTMLCite"/>
          <w:rFonts w:ascii="Times New Roman" w:hAnsi="Times New Roman" w:cs="Times New Roman"/>
          <w:i w:val="0"/>
          <w:iCs w:val="0"/>
          <w:color w:val="006621"/>
          <w:sz w:val="26"/>
          <w:szCs w:val="26"/>
          <w:u w:val="single"/>
          <w:shd w:val="clear" w:color="auto" w:fill="FFFFFF"/>
        </w:rPr>
        <w:instrText>www.vieclam24h.vn</w:instrText>
      </w:r>
    </w:p>
    <w:p w:rsidR="00625786" w:rsidRPr="00E36346" w:rsidRDefault="00625786" w:rsidP="00625786">
      <w:pPr>
        <w:rPr>
          <w:rStyle w:val="Hyperlink"/>
          <w:rFonts w:ascii="Times New Roman" w:hAnsi="Times New Roman" w:cs="Times New Roman"/>
          <w:sz w:val="26"/>
          <w:szCs w:val="26"/>
        </w:rPr>
      </w:pPr>
      <w:r w:rsidRPr="00E36346">
        <w:rPr>
          <w:rFonts w:ascii="Times New Roman" w:hAnsi="Times New Roman" w:cs="Times New Roman"/>
          <w:sz w:val="26"/>
          <w:szCs w:val="26"/>
        </w:rPr>
        <w:instrText xml:space="preserve">" </w:instrText>
      </w:r>
      <w:r w:rsidRPr="00E36346">
        <w:rPr>
          <w:rFonts w:ascii="Times New Roman" w:hAnsi="Times New Roman" w:cs="Times New Roman"/>
          <w:sz w:val="26"/>
          <w:szCs w:val="26"/>
        </w:rPr>
        <w:fldChar w:fldCharType="separate"/>
      </w:r>
    </w:p>
    <w:p w:rsidR="00625786" w:rsidRPr="00E36346" w:rsidRDefault="00625786" w:rsidP="00625786">
      <w:pPr>
        <w:rPr>
          <w:rStyle w:val="Hyperlink"/>
          <w:rFonts w:ascii="Times New Roman" w:hAnsi="Times New Roman" w:cs="Times New Roman"/>
          <w:sz w:val="26"/>
          <w:szCs w:val="26"/>
        </w:rPr>
      </w:pPr>
      <w:r w:rsidRPr="00E36346">
        <w:rPr>
          <w:rStyle w:val="Hyperlink"/>
          <w:rFonts w:ascii="Times New Roman" w:hAnsi="Times New Roman" w:cs="Times New Roman"/>
          <w:sz w:val="26"/>
          <w:szCs w:val="26"/>
          <w:shd w:val="clear" w:color="auto" w:fill="FFFFFF"/>
        </w:rPr>
        <w:t>www.vieclam24h.vn</w:t>
      </w:r>
    </w:p>
    <w:p w:rsidR="00F620B6" w:rsidRPr="00E36346" w:rsidRDefault="00625786" w:rsidP="00475471">
      <w:pPr>
        <w:ind w:left="45" w:right="45"/>
        <w:rPr>
          <w:rFonts w:ascii="Times New Roman" w:hAnsi="Times New Roman" w:cs="Times New Roman"/>
          <w:color w:val="545454"/>
          <w:sz w:val="26"/>
          <w:szCs w:val="26"/>
        </w:rPr>
      </w:pPr>
      <w:r w:rsidRPr="00E36346">
        <w:rPr>
          <w:rFonts w:ascii="Times New Roman" w:hAnsi="Times New Roman" w:cs="Times New Roman"/>
          <w:sz w:val="26"/>
          <w:szCs w:val="26"/>
        </w:rPr>
        <w:fldChar w:fldCharType="end"/>
      </w:r>
    </w:p>
    <w:sectPr w:rsidR="00F620B6" w:rsidRPr="00E36346">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DE4" w:rsidRDefault="00715DE4" w:rsidP="007E1D66">
      <w:pPr>
        <w:spacing w:after="0" w:line="240" w:lineRule="auto"/>
      </w:pPr>
      <w:r>
        <w:separator/>
      </w:r>
    </w:p>
  </w:endnote>
  <w:endnote w:type="continuationSeparator" w:id="0">
    <w:p w:rsidR="00715DE4" w:rsidRDefault="00715DE4" w:rsidP="007E1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ld">
    <w:altName w:val="Cambria"/>
    <w:charset w:val="00"/>
    <w:family w:val="roman"/>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3209139"/>
      <w:docPartObj>
        <w:docPartGallery w:val="Page Numbers (Bottom of Page)"/>
        <w:docPartUnique/>
      </w:docPartObj>
    </w:sdtPr>
    <w:sdtEndPr>
      <w:rPr>
        <w:noProof/>
      </w:rPr>
    </w:sdtEndPr>
    <w:sdtContent>
      <w:p w:rsidR="00CB3E49" w:rsidRDefault="00CB3E49" w:rsidP="007E1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B3E49" w:rsidRDefault="00CB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DE4" w:rsidRDefault="00715DE4" w:rsidP="007E1D66">
      <w:pPr>
        <w:spacing w:after="0" w:line="240" w:lineRule="auto"/>
      </w:pPr>
      <w:r>
        <w:separator/>
      </w:r>
    </w:p>
  </w:footnote>
  <w:footnote w:type="continuationSeparator" w:id="0">
    <w:p w:rsidR="00715DE4" w:rsidRDefault="00715DE4" w:rsidP="007E1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307"/>
    <w:multiLevelType w:val="hybridMultilevel"/>
    <w:tmpl w:val="C9E60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1AE0"/>
    <w:multiLevelType w:val="hybridMultilevel"/>
    <w:tmpl w:val="4342A6F6"/>
    <w:lvl w:ilvl="0" w:tplc="79008E7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F5C"/>
    <w:multiLevelType w:val="hybridMultilevel"/>
    <w:tmpl w:val="0F188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D2563"/>
    <w:multiLevelType w:val="hybridMultilevel"/>
    <w:tmpl w:val="A5CE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66641"/>
    <w:multiLevelType w:val="hybridMultilevel"/>
    <w:tmpl w:val="93A23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A0FB7"/>
    <w:multiLevelType w:val="hybridMultilevel"/>
    <w:tmpl w:val="36385A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A3F1B"/>
    <w:multiLevelType w:val="hybridMultilevel"/>
    <w:tmpl w:val="26202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525908"/>
    <w:multiLevelType w:val="hybridMultilevel"/>
    <w:tmpl w:val="B5D8A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237D9"/>
    <w:multiLevelType w:val="hybridMultilevel"/>
    <w:tmpl w:val="8BF84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6CF"/>
    <w:multiLevelType w:val="hybridMultilevel"/>
    <w:tmpl w:val="334E87B0"/>
    <w:lvl w:ilvl="0" w:tplc="63A2DC98">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62279D8"/>
    <w:multiLevelType w:val="hybridMultilevel"/>
    <w:tmpl w:val="A726C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B6171"/>
    <w:multiLevelType w:val="hybridMultilevel"/>
    <w:tmpl w:val="BD9CA36E"/>
    <w:lvl w:ilvl="0" w:tplc="5FEC4D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574B35"/>
    <w:multiLevelType w:val="hybridMultilevel"/>
    <w:tmpl w:val="2136965C"/>
    <w:lvl w:ilvl="0" w:tplc="682E06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A2B0E0E"/>
    <w:multiLevelType w:val="hybridMultilevel"/>
    <w:tmpl w:val="3DF2C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90795"/>
    <w:multiLevelType w:val="hybridMultilevel"/>
    <w:tmpl w:val="4AB0CED4"/>
    <w:lvl w:ilvl="0" w:tplc="B5646B7E">
      <w:start w:val="1"/>
      <w:numFmt w:val="decimal"/>
      <w:lvlText w:val="%1."/>
      <w:lvlJc w:val="left"/>
      <w:pPr>
        <w:ind w:left="1080" w:hanging="360"/>
      </w:pPr>
      <w:rPr>
        <w:rFonts w:hint="default"/>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5C3A64"/>
    <w:multiLevelType w:val="hybridMultilevel"/>
    <w:tmpl w:val="8A9ADC90"/>
    <w:lvl w:ilvl="0" w:tplc="CAB88B5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15"/>
  </w:num>
  <w:num w:numId="4">
    <w:abstractNumId w:val="1"/>
  </w:num>
  <w:num w:numId="5">
    <w:abstractNumId w:val="5"/>
  </w:num>
  <w:num w:numId="6">
    <w:abstractNumId w:val="9"/>
  </w:num>
  <w:num w:numId="7">
    <w:abstractNumId w:val="11"/>
  </w:num>
  <w:num w:numId="8">
    <w:abstractNumId w:val="3"/>
  </w:num>
  <w:num w:numId="9">
    <w:abstractNumId w:val="10"/>
  </w:num>
  <w:num w:numId="10">
    <w:abstractNumId w:val="2"/>
  </w:num>
  <w:num w:numId="11">
    <w:abstractNumId w:val="0"/>
  </w:num>
  <w:num w:numId="12">
    <w:abstractNumId w:val="4"/>
  </w:num>
  <w:num w:numId="13">
    <w:abstractNumId w:val="13"/>
  </w:num>
  <w:num w:numId="14">
    <w:abstractNumId w:val="8"/>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891"/>
    <w:rsid w:val="00007336"/>
    <w:rsid w:val="00034D12"/>
    <w:rsid w:val="00042040"/>
    <w:rsid w:val="000532D6"/>
    <w:rsid w:val="000A2CD4"/>
    <w:rsid w:val="000A537C"/>
    <w:rsid w:val="000C1DB3"/>
    <w:rsid w:val="000D1F19"/>
    <w:rsid w:val="0013375C"/>
    <w:rsid w:val="00166710"/>
    <w:rsid w:val="00171ACE"/>
    <w:rsid w:val="001973B6"/>
    <w:rsid w:val="001E1C16"/>
    <w:rsid w:val="00200EE4"/>
    <w:rsid w:val="00214899"/>
    <w:rsid w:val="00220496"/>
    <w:rsid w:val="00244B34"/>
    <w:rsid w:val="0026179C"/>
    <w:rsid w:val="002D1574"/>
    <w:rsid w:val="002F7E00"/>
    <w:rsid w:val="00351BB7"/>
    <w:rsid w:val="00353E62"/>
    <w:rsid w:val="00363620"/>
    <w:rsid w:val="003877A7"/>
    <w:rsid w:val="003A6518"/>
    <w:rsid w:val="003C6E47"/>
    <w:rsid w:val="00426028"/>
    <w:rsid w:val="004502A5"/>
    <w:rsid w:val="00475471"/>
    <w:rsid w:val="004B058C"/>
    <w:rsid w:val="004E24CF"/>
    <w:rsid w:val="004E4A42"/>
    <w:rsid w:val="00501DB3"/>
    <w:rsid w:val="0055376C"/>
    <w:rsid w:val="0055511C"/>
    <w:rsid w:val="00556249"/>
    <w:rsid w:val="005B4823"/>
    <w:rsid w:val="00625786"/>
    <w:rsid w:val="00660465"/>
    <w:rsid w:val="006B2906"/>
    <w:rsid w:val="006B46D2"/>
    <w:rsid w:val="006C1C1D"/>
    <w:rsid w:val="00705145"/>
    <w:rsid w:val="00715DE4"/>
    <w:rsid w:val="00724F56"/>
    <w:rsid w:val="00747C9C"/>
    <w:rsid w:val="00752650"/>
    <w:rsid w:val="007E1D66"/>
    <w:rsid w:val="00813545"/>
    <w:rsid w:val="008B1807"/>
    <w:rsid w:val="008B2199"/>
    <w:rsid w:val="008C4464"/>
    <w:rsid w:val="008F38B1"/>
    <w:rsid w:val="00935558"/>
    <w:rsid w:val="009466D8"/>
    <w:rsid w:val="00957363"/>
    <w:rsid w:val="00972103"/>
    <w:rsid w:val="009B570F"/>
    <w:rsid w:val="009C7A95"/>
    <w:rsid w:val="00A46450"/>
    <w:rsid w:val="00A73F86"/>
    <w:rsid w:val="00AB774F"/>
    <w:rsid w:val="00AC6146"/>
    <w:rsid w:val="00AF29E7"/>
    <w:rsid w:val="00AF50A0"/>
    <w:rsid w:val="00B020C1"/>
    <w:rsid w:val="00B551B5"/>
    <w:rsid w:val="00BA1D5B"/>
    <w:rsid w:val="00C10827"/>
    <w:rsid w:val="00C248BA"/>
    <w:rsid w:val="00C46749"/>
    <w:rsid w:val="00C75BC6"/>
    <w:rsid w:val="00CB3E49"/>
    <w:rsid w:val="00CC7390"/>
    <w:rsid w:val="00D01FC8"/>
    <w:rsid w:val="00D154D5"/>
    <w:rsid w:val="00D21CFD"/>
    <w:rsid w:val="00DD519E"/>
    <w:rsid w:val="00E36346"/>
    <w:rsid w:val="00E40052"/>
    <w:rsid w:val="00E6461F"/>
    <w:rsid w:val="00E67891"/>
    <w:rsid w:val="00E81D63"/>
    <w:rsid w:val="00E91C01"/>
    <w:rsid w:val="00EF136A"/>
    <w:rsid w:val="00F26136"/>
    <w:rsid w:val="00F567C2"/>
    <w:rsid w:val="00F620B6"/>
    <w:rsid w:val="00F6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F09A5"/>
  <w15:chartTrackingRefBased/>
  <w15:docId w15:val="{1FF81DAB-2551-4108-8A76-FA69E20B1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7891"/>
  </w:style>
  <w:style w:type="paragraph" w:styleId="Heading1">
    <w:name w:val="heading 1"/>
    <w:basedOn w:val="Normal"/>
    <w:next w:val="Normal"/>
    <w:link w:val="Heading1Char"/>
    <w:uiPriority w:val="9"/>
    <w:qFormat/>
    <w:rsid w:val="000A2C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2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67891"/>
    <w:rPr>
      <w:rFonts w:ascii="Bold" w:hAnsi="Bold" w:hint="default"/>
      <w:b/>
      <w:bCs/>
      <w:color w:val="000000"/>
      <w:sz w:val="22"/>
      <w:szCs w:val="22"/>
    </w:rPr>
  </w:style>
  <w:style w:type="paragraph" w:styleId="ListParagraph">
    <w:name w:val="List Paragraph"/>
    <w:basedOn w:val="Normal"/>
    <w:uiPriority w:val="34"/>
    <w:qFormat/>
    <w:rsid w:val="00214899"/>
    <w:pPr>
      <w:ind w:left="720"/>
      <w:contextualSpacing/>
    </w:pPr>
  </w:style>
  <w:style w:type="character" w:customStyle="1" w:styleId="Heading1Char">
    <w:name w:val="Heading 1 Char"/>
    <w:basedOn w:val="DefaultParagraphFont"/>
    <w:link w:val="Heading1"/>
    <w:uiPriority w:val="9"/>
    <w:rsid w:val="000A2C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2CD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53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1082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25786"/>
    <w:rPr>
      <w:color w:val="0563C1" w:themeColor="hyperlink"/>
      <w:u w:val="single"/>
    </w:rPr>
  </w:style>
  <w:style w:type="character" w:styleId="UnresolvedMention">
    <w:name w:val="Unresolved Mention"/>
    <w:basedOn w:val="DefaultParagraphFont"/>
    <w:uiPriority w:val="99"/>
    <w:semiHidden/>
    <w:unhideWhenUsed/>
    <w:rsid w:val="00625786"/>
    <w:rPr>
      <w:color w:val="808080"/>
      <w:shd w:val="clear" w:color="auto" w:fill="E6E6E6"/>
    </w:rPr>
  </w:style>
  <w:style w:type="character" w:styleId="HTMLCite">
    <w:name w:val="HTML Cite"/>
    <w:basedOn w:val="DefaultParagraphFont"/>
    <w:uiPriority w:val="99"/>
    <w:semiHidden/>
    <w:unhideWhenUsed/>
    <w:rsid w:val="00625786"/>
    <w:rPr>
      <w:i/>
      <w:iCs/>
    </w:rPr>
  </w:style>
  <w:style w:type="character" w:customStyle="1" w:styleId="aii">
    <w:name w:val="aii"/>
    <w:basedOn w:val="DefaultParagraphFont"/>
    <w:rsid w:val="00625786"/>
  </w:style>
  <w:style w:type="paragraph" w:styleId="Header">
    <w:name w:val="header"/>
    <w:basedOn w:val="Normal"/>
    <w:link w:val="HeaderChar"/>
    <w:uiPriority w:val="99"/>
    <w:unhideWhenUsed/>
    <w:rsid w:val="007E1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D66"/>
  </w:style>
  <w:style w:type="paragraph" w:styleId="Footer">
    <w:name w:val="footer"/>
    <w:basedOn w:val="Normal"/>
    <w:link w:val="FooterChar"/>
    <w:uiPriority w:val="99"/>
    <w:unhideWhenUsed/>
    <w:rsid w:val="007E1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D66"/>
  </w:style>
  <w:style w:type="paragraph" w:styleId="TOCHeading">
    <w:name w:val="TOC Heading"/>
    <w:basedOn w:val="Heading1"/>
    <w:next w:val="Normal"/>
    <w:uiPriority w:val="39"/>
    <w:unhideWhenUsed/>
    <w:qFormat/>
    <w:rsid w:val="00BA1D5B"/>
    <w:pPr>
      <w:outlineLvl w:val="9"/>
    </w:pPr>
  </w:style>
  <w:style w:type="paragraph" w:styleId="TOC1">
    <w:name w:val="toc 1"/>
    <w:basedOn w:val="Normal"/>
    <w:next w:val="Normal"/>
    <w:autoRedefine/>
    <w:uiPriority w:val="39"/>
    <w:unhideWhenUsed/>
    <w:rsid w:val="00BA1D5B"/>
    <w:pPr>
      <w:spacing w:after="100"/>
    </w:pPr>
  </w:style>
  <w:style w:type="paragraph" w:styleId="TOC2">
    <w:name w:val="toc 2"/>
    <w:basedOn w:val="Normal"/>
    <w:next w:val="Normal"/>
    <w:autoRedefine/>
    <w:uiPriority w:val="39"/>
    <w:unhideWhenUsed/>
    <w:rsid w:val="00BA1D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369842">
      <w:bodyDiv w:val="1"/>
      <w:marLeft w:val="0"/>
      <w:marRight w:val="0"/>
      <w:marTop w:val="0"/>
      <w:marBottom w:val="0"/>
      <w:divBdr>
        <w:top w:val="none" w:sz="0" w:space="0" w:color="auto"/>
        <w:left w:val="none" w:sz="0" w:space="0" w:color="auto"/>
        <w:bottom w:val="none" w:sz="0" w:space="0" w:color="auto"/>
        <w:right w:val="none" w:sz="0" w:space="0" w:color="auto"/>
      </w:divBdr>
      <w:divsChild>
        <w:div w:id="1043017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jquer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3schools.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imviecnhan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3B3F-1605-476F-A92E-13A025113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18</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ĐỨC</dc:creator>
  <cp:keywords/>
  <dc:description/>
  <cp:lastModifiedBy>HieuUit</cp:lastModifiedBy>
  <cp:revision>69</cp:revision>
  <dcterms:created xsi:type="dcterms:W3CDTF">2018-12-17T14:53:00Z</dcterms:created>
  <dcterms:modified xsi:type="dcterms:W3CDTF">2018-12-20T06:44:00Z</dcterms:modified>
</cp:coreProperties>
</file>